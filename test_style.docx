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4="http://schemas.microsoft.com/office/word/2023/wordml/word16du" xmlns:r="http://schemas.openxmlformats.org/officeDocument/2006/relationships" xmlns:w="http://schemas.openxmlformats.org/wordprocessingml/2006/main" xmlns:w14="http://schemas.microsoft.com/office/word/2010/wordml" ns1:Ignorable="w14 w15 w16se w16cid w16 w16cex w16sdtdh w16sdtfl w16du wp14">
  <w:body>
    <w:p w14:paraId="4DE394E5" w14:textId="77777777" w:rsidR="002049B3" w:rsidRDefault="002049B3">
      <w:pPr>
        <w:jc w:val="center"/>
      </w:pPr>
    </w:p>
    <w:p w14:paraId="2ED3EA76" w14:textId="77777777" w:rsidR="002049B3" w:rsidRDefault="002049B3">
      <w:pPr>
        <w:jc w:val="center"/>
      </w:pPr>
    </w:p>
    <w:p w14:paraId="12D67F78" w14:textId="77777777" w:rsidR="002049B3" w:rsidRDefault="002B17EF">
      <w:pPr>
        <w:pBdr>
          <w:top w:val="nil"/>
          <w:left w:val="nil"/>
          <w:bottom w:val="nil"/>
          <w:right w:val="nil"/>
          <w:between w:val="nil"/>
        </w:pBdr>
        <w:jc w:val="center"/>
        <w:rPr>
          <w:b/>
          <w:bCs/>
          <w:color w:val="000000"/>
          <w:sz w:val="28"/>
          <w:szCs w:val="28"/>
        </w:rPr>
      </w:pPr>
      <w:r>
        <w:rPr>
          <w:rFonts w:ascii="Arial" w:hAnsi="Arial" w:cs="Arial"/>
          <w:b/>
          <w:color w:val="000000"/>
          <w:sz w:val="28"/>
          <w:szCs w:val="28"/>
        </w:rPr>
        <w:t>UNIVERSIDADE FEDERAL FLUMINENSE</w:t>
      </w:r>
    </w:p>
    <w:p w14:paraId="49E4E6D3" w14:textId="77777777" w:rsidR="002049B3" w:rsidRPr="008307B5" w:rsidRDefault="002B17EF">
      <w:pPr>
        <w:pBdr>
          <w:top w:val="nil"/>
          <w:left w:val="nil"/>
          <w:bottom w:val="nil"/>
          <w:right w:val="nil"/>
          <w:between w:val="nil"/>
        </w:pBdr>
        <w:jc w:val="center"/>
        <w:rPr>
          <w:b/>
          <w:bCs/>
          <w:color w:val="000000" w:themeColor="text1"/>
          <w:sz w:val="28"/>
          <w:szCs w:val="28"/>
        </w:rPr>
      </w:pPr>
      <w:r w:rsidRPr="008307B5">
        <w:rPr>
          <w:rFonts w:ascii="Arial" w:hAnsi="Arial" w:cs="Arial"/>
          <w:b/>
          <w:color w:val="000000" w:themeColor="text1"/>
          <w:sz w:val="28"/>
          <w:szCs w:val="28"/>
        </w:rPr>
        <w:t>HILTON DOS SANTOS HOMEM</w:t>
      </w:r>
    </w:p>
    <w:p w14:paraId="6D780A63" w14:textId="77777777" w:rsidR="002049B3" w:rsidRDefault="002049B3">
      <w:pPr>
        <w:pBdr>
          <w:top w:val="nil"/>
          <w:left w:val="nil"/>
          <w:bottom w:val="nil"/>
          <w:right w:val="nil"/>
          <w:between w:val="nil"/>
        </w:pBdr>
        <w:jc w:val="center"/>
        <w:rPr>
          <w:b/>
          <w:bCs/>
          <w:color w:val="000000"/>
          <w:sz w:val="28"/>
          <w:szCs w:val="28"/>
        </w:rPr>
      </w:pPr>
    </w:p>
    <w:p w14:paraId="31335AB9" w14:textId="71F917AB" w:rsidR="002049B3" w:rsidRDefault="002049B3">
      <w:pPr>
        <w:pBdr>
          <w:top w:val="nil"/>
          <w:left w:val="nil"/>
          <w:bottom w:val="nil"/>
          <w:right w:val="nil"/>
          <w:between w:val="nil"/>
        </w:pBdr>
        <w:jc w:val="center"/>
        <w:rPr>
          <w:b/>
          <w:bCs/>
          <w:color w:val="000000"/>
          <w:sz w:val="28"/>
          <w:szCs w:val="28"/>
        </w:rPr>
      </w:pPr>
    </w:p>
    <w:p w14:paraId="1A2C2E45" w14:textId="77777777" w:rsidR="002049B3" w:rsidRDefault="002049B3">
      <w:pPr>
        <w:pBdr>
          <w:top w:val="nil"/>
          <w:left w:val="nil"/>
          <w:bottom w:val="nil"/>
          <w:right w:val="nil"/>
          <w:between w:val="nil"/>
        </w:pBdr>
        <w:jc w:val="center"/>
        <w:rPr>
          <w:b/>
          <w:bCs/>
          <w:color w:val="000000"/>
          <w:sz w:val="28"/>
          <w:szCs w:val="28"/>
        </w:rPr>
      </w:pPr>
    </w:p>
    <w:p w14:paraId="2BF7D659" w14:textId="77777777" w:rsidR="002049B3" w:rsidRDefault="002049B3">
      <w:pPr>
        <w:pBdr>
          <w:top w:val="nil"/>
          <w:left w:val="nil"/>
          <w:bottom w:val="nil"/>
          <w:right w:val="nil"/>
          <w:between w:val="nil"/>
        </w:pBdr>
        <w:jc w:val="center"/>
        <w:rPr>
          <w:b/>
          <w:bCs/>
          <w:color w:val="000000"/>
          <w:sz w:val="28"/>
          <w:szCs w:val="28"/>
        </w:rPr>
      </w:pPr>
    </w:p>
    <w:p w14:paraId="5DE6E088" w14:textId="77777777" w:rsidR="002049B3" w:rsidRDefault="002049B3">
      <w:pPr>
        <w:pBdr>
          <w:top w:val="nil"/>
          <w:left w:val="nil"/>
          <w:bottom w:val="nil"/>
          <w:right w:val="nil"/>
          <w:between w:val="nil"/>
        </w:pBdr>
        <w:jc w:val="center"/>
        <w:rPr>
          <w:b/>
          <w:bCs/>
          <w:color w:val="000000"/>
          <w:sz w:val="28"/>
          <w:szCs w:val="28"/>
        </w:rPr>
      </w:pPr>
    </w:p>
    <w:p w14:paraId="7D40B731" w14:textId="77777777" w:rsidR="002049B3" w:rsidRDefault="002049B3">
      <w:pPr>
        <w:pBdr>
          <w:top w:val="nil"/>
          <w:left w:val="nil"/>
          <w:bottom w:val="nil"/>
          <w:right w:val="nil"/>
          <w:between w:val="nil"/>
        </w:pBdr>
        <w:jc w:val="center"/>
        <w:rPr>
          <w:b/>
          <w:bCs/>
          <w:color w:val="000000"/>
          <w:sz w:val="28"/>
          <w:szCs w:val="28"/>
        </w:rPr>
      </w:pPr>
    </w:p>
    <w:p w14:paraId="36C0C152" w14:textId="77777777" w:rsidR="002049B3" w:rsidRDefault="002049B3">
      <w:pPr>
        <w:pBdr>
          <w:top w:val="nil"/>
          <w:left w:val="nil"/>
          <w:bottom w:val="nil"/>
          <w:right w:val="nil"/>
          <w:between w:val="nil"/>
        </w:pBdr>
        <w:jc w:val="center"/>
        <w:rPr>
          <w:b/>
          <w:bCs/>
          <w:color w:val="000000"/>
          <w:sz w:val="28"/>
          <w:szCs w:val="28"/>
        </w:rPr>
      </w:pPr>
    </w:p>
    <w:p w14:paraId="1BC53DA2" w14:textId="77777777" w:rsidR="002049B3" w:rsidRDefault="002049B3">
      <w:pPr>
        <w:pBdr>
          <w:top w:val="nil"/>
          <w:left w:val="nil"/>
          <w:bottom w:val="nil"/>
          <w:right w:val="nil"/>
          <w:between w:val="nil"/>
        </w:pBdr>
        <w:jc w:val="center"/>
        <w:rPr>
          <w:b/>
          <w:bCs/>
          <w:color w:val="000000"/>
          <w:sz w:val="28"/>
          <w:szCs w:val="28"/>
        </w:rPr>
      </w:pPr>
    </w:p>
    <w:p w14:paraId="78DA3754" w14:textId="77777777" w:rsidR="002049B3" w:rsidRDefault="002049B3">
      <w:pPr>
        <w:pBdr>
          <w:top w:val="nil"/>
          <w:left w:val="nil"/>
          <w:bottom w:val="nil"/>
          <w:right w:val="nil"/>
          <w:between w:val="nil"/>
        </w:pBdr>
        <w:jc w:val="center"/>
        <w:rPr>
          <w:b/>
          <w:bCs/>
          <w:color w:val="000000"/>
          <w:sz w:val="28"/>
          <w:szCs w:val="28"/>
        </w:rPr>
      </w:pPr>
    </w:p>
    <w:p w14:paraId="66899CA8" w14:textId="77777777" w:rsidR="002049B3" w:rsidRDefault="002049B3">
      <w:pPr>
        <w:pBdr>
          <w:top w:val="nil"/>
          <w:left w:val="nil"/>
          <w:bottom w:val="nil"/>
          <w:right w:val="nil"/>
          <w:between w:val="nil"/>
        </w:pBdr>
        <w:jc w:val="center"/>
        <w:rPr>
          <w:b/>
          <w:bCs/>
          <w:color w:val="000000"/>
          <w:sz w:val="28"/>
          <w:szCs w:val="28"/>
        </w:rPr>
      </w:pPr>
    </w:p>
    <w:p w14:paraId="484BBEB5" w14:textId="77777777" w:rsidR="002049B3" w:rsidRDefault="002049B3">
      <w:pPr>
        <w:pBdr>
          <w:top w:val="nil"/>
          <w:left w:val="nil"/>
          <w:bottom w:val="nil"/>
          <w:right w:val="nil"/>
          <w:between w:val="nil"/>
        </w:pBdr>
        <w:jc w:val="center"/>
        <w:rPr>
          <w:b/>
          <w:bCs/>
          <w:color w:val="000000"/>
          <w:sz w:val="28"/>
          <w:szCs w:val="28"/>
        </w:rPr>
      </w:pPr>
    </w:p>
    <w:p w14:paraId="4E4C71FE" w14:textId="6B3611FB" w:rsidR="002049B3" w:rsidRPr="005E051F" w:rsidRDefault="005E051F">
      <w:pPr>
        <w:pBdr>
          <w:top w:val="nil"/>
          <w:left w:val="nil"/>
          <w:bottom w:val="nil"/>
          <w:right w:val="nil"/>
          <w:between w:val="nil"/>
        </w:pBdr>
        <w:jc w:val="center"/>
        <w:rPr>
          <w:b/>
          <w:bCs/>
          <w:color w:val="000000"/>
          <w:sz w:val="28"/>
          <w:szCs w:val="28"/>
        </w:rPr>
      </w:pPr>
      <w:r w:rsidRPr="005E051F">
        <w:rPr>
          <w:rFonts w:ascii="Arial" w:hAnsi="Arial" w:cs="Arial"/>
          <w:b/>
          <w:sz w:val="28"/>
          <w:szCs w:val="28"/>
        </w:rPr>
        <w:t>DESENVOLVIMENTO DE INTERFACE DE USUÁRIO PARA APLICATIVO DE ALOCAÇÃO DE ATLETAS DE REMO</w:t>
      </w:r>
    </w:p>
    <w:p w14:paraId="65BDFC0E" w14:textId="77777777" w:rsidR="002049B3" w:rsidRDefault="002049B3">
      <w:pPr>
        <w:pBdr>
          <w:top w:val="nil"/>
          <w:left w:val="nil"/>
          <w:bottom w:val="nil"/>
          <w:right w:val="nil"/>
          <w:between w:val="nil"/>
        </w:pBdr>
        <w:jc w:val="center"/>
        <w:rPr>
          <w:b/>
          <w:bCs/>
          <w:color w:val="000000"/>
          <w:sz w:val="28"/>
          <w:szCs w:val="28"/>
        </w:rPr>
      </w:pPr>
    </w:p>
    <w:p w14:paraId="447B9CAC" w14:textId="77777777" w:rsidR="002049B3" w:rsidRDefault="002049B3">
      <w:pPr>
        <w:pBdr>
          <w:top w:val="nil"/>
          <w:left w:val="nil"/>
          <w:bottom w:val="nil"/>
          <w:right w:val="nil"/>
          <w:between w:val="nil"/>
        </w:pBdr>
        <w:jc w:val="center"/>
        <w:rPr>
          <w:b/>
          <w:bCs/>
          <w:color w:val="000000"/>
          <w:sz w:val="28"/>
          <w:szCs w:val="28"/>
        </w:rPr>
      </w:pPr>
    </w:p>
    <w:p w14:paraId="5536486D" w14:textId="77777777" w:rsidR="002049B3" w:rsidRDefault="002049B3">
      <w:pPr>
        <w:pBdr>
          <w:top w:val="nil"/>
          <w:left w:val="nil"/>
          <w:bottom w:val="nil"/>
          <w:right w:val="nil"/>
          <w:between w:val="nil"/>
        </w:pBdr>
        <w:jc w:val="center"/>
        <w:rPr>
          <w:b/>
          <w:bCs/>
          <w:color w:val="000000"/>
          <w:sz w:val="28"/>
          <w:szCs w:val="28"/>
        </w:rPr>
      </w:pPr>
    </w:p>
    <w:p w14:paraId="1E85648D" w14:textId="77777777" w:rsidR="002049B3" w:rsidRDefault="002049B3">
      <w:pPr>
        <w:pBdr>
          <w:top w:val="nil"/>
          <w:left w:val="nil"/>
          <w:bottom w:val="nil"/>
          <w:right w:val="nil"/>
          <w:between w:val="nil"/>
        </w:pBdr>
        <w:jc w:val="center"/>
        <w:rPr>
          <w:b/>
          <w:bCs/>
          <w:color w:val="000000"/>
          <w:sz w:val="28"/>
          <w:szCs w:val="28"/>
        </w:rPr>
      </w:pPr>
    </w:p>
    <w:p w14:paraId="7E6F3EB9" w14:textId="77777777" w:rsidR="002049B3" w:rsidRDefault="002049B3">
      <w:pPr>
        <w:pBdr>
          <w:top w:val="nil"/>
          <w:left w:val="nil"/>
          <w:bottom w:val="nil"/>
          <w:right w:val="nil"/>
          <w:between w:val="nil"/>
        </w:pBdr>
        <w:jc w:val="center"/>
        <w:rPr>
          <w:b/>
          <w:bCs/>
          <w:color w:val="000000"/>
          <w:sz w:val="28"/>
          <w:szCs w:val="28"/>
        </w:rPr>
      </w:pPr>
    </w:p>
    <w:p w14:paraId="0CC646AE" w14:textId="77777777" w:rsidR="002049B3" w:rsidRDefault="002049B3">
      <w:pPr>
        <w:pBdr>
          <w:top w:val="nil"/>
          <w:left w:val="nil"/>
          <w:bottom w:val="nil"/>
          <w:right w:val="nil"/>
          <w:between w:val="nil"/>
        </w:pBdr>
        <w:jc w:val="center"/>
        <w:rPr>
          <w:b/>
          <w:bCs/>
          <w:color w:val="000000"/>
          <w:sz w:val="28"/>
          <w:szCs w:val="28"/>
        </w:rPr>
      </w:pPr>
    </w:p>
    <w:p w14:paraId="2D924446" w14:textId="77777777" w:rsidR="002049B3" w:rsidRDefault="002049B3">
      <w:pPr>
        <w:pBdr>
          <w:top w:val="nil"/>
          <w:left w:val="nil"/>
          <w:bottom w:val="nil"/>
          <w:right w:val="nil"/>
          <w:between w:val="nil"/>
        </w:pBdr>
        <w:jc w:val="center"/>
        <w:rPr>
          <w:b/>
          <w:bCs/>
          <w:color w:val="000000"/>
          <w:sz w:val="28"/>
          <w:szCs w:val="28"/>
        </w:rPr>
      </w:pPr>
    </w:p>
    <w:p w14:paraId="5F51FAB5" w14:textId="77777777" w:rsidR="002049B3" w:rsidRDefault="002049B3">
      <w:pPr>
        <w:pBdr>
          <w:top w:val="nil"/>
          <w:left w:val="nil"/>
          <w:bottom w:val="nil"/>
          <w:right w:val="nil"/>
          <w:between w:val="nil"/>
        </w:pBdr>
        <w:jc w:val="center"/>
        <w:rPr>
          <w:b/>
          <w:bCs/>
          <w:color w:val="000000"/>
          <w:sz w:val="28"/>
          <w:szCs w:val="28"/>
        </w:rPr>
      </w:pPr>
    </w:p>
    <w:p w14:paraId="670BE451" w14:textId="77777777" w:rsidR="002049B3" w:rsidRDefault="002B17EF">
      <w:pPr>
        <w:pBdr>
          <w:top w:val="nil"/>
          <w:left w:val="nil"/>
          <w:bottom w:val="nil"/>
          <w:right w:val="nil"/>
          <w:between w:val="nil"/>
        </w:pBdr>
        <w:jc w:val="center"/>
        <w:rPr>
          <w:b/>
          <w:bCs/>
          <w:color w:val="000000"/>
          <w:sz w:val="28"/>
          <w:szCs w:val="28"/>
        </w:rPr>
      </w:pPr>
      <w:r>
        <w:rPr>
          <w:rFonts w:ascii="Arial" w:hAnsi="Arial" w:cs="Arial"/>
          <w:b/>
          <w:color w:val="000000"/>
          <w:sz w:val="28"/>
          <w:szCs w:val="28"/>
        </w:rPr>
        <w:t>Niterói</w:t>
      </w:r>
    </w:p>
    <w:p w14:paraId="4E42ED36" w14:textId="77777777" w:rsidR="002049B3" w:rsidRPr="008307B5" w:rsidRDefault="002B17EF">
      <w:pPr>
        <w:pBdr>
          <w:top w:val="nil"/>
          <w:left w:val="nil"/>
          <w:bottom w:val="nil"/>
          <w:right w:val="nil"/>
          <w:between w:val="nil"/>
        </w:pBdr>
        <w:jc w:val="center"/>
        <w:rPr>
          <w:b/>
          <w:bCs/>
          <w:color w:val="000000" w:themeColor="text1"/>
          <w:sz w:val="28"/>
          <w:szCs w:val="28"/>
        </w:rPr>
      </w:pPr>
      <w:r w:rsidRPr="008307B5">
        <w:rPr>
          <w:rFonts w:ascii="Arial" w:hAnsi="Arial" w:cs="Arial"/>
          <w:b/>
          <w:color w:val="000000" w:themeColor="text1"/>
          <w:sz w:val="28"/>
          <w:szCs w:val="28"/>
        </w:rPr>
        <w:t>2026</w:t>
      </w:r>
      <w:r w:rsidRPr="008307B5">
        <w:rPr>
          <w:rFonts w:ascii="Arial" w:hAnsi="Arial" w:cs="Arial"/>
          <w:color w:val="000000" w:themeColor="text1"/>
        </w:rPr>
        <w:br w:type="page"/>
      </w:r>
      <w:r w:rsidRPr="008307B5">
        <w:rPr>
          <w:rFonts w:ascii="Arial" w:hAnsi="Arial" w:cs="Arial"/>
          <w:b/>
          <w:color w:val="000000" w:themeColor="text1"/>
          <w:sz w:val="28"/>
          <w:szCs w:val="28"/>
        </w:rPr>
        <w:lastRenderedPageBreak/>
        <w:t>HILTON DOS SANTOS HOMEM</w:t>
      </w:r>
    </w:p>
    <w:p w14:paraId="78931F22" w14:textId="77777777" w:rsidR="002049B3" w:rsidRDefault="002049B3">
      <w:pPr>
        <w:pBdr>
          <w:top w:val="nil"/>
          <w:left w:val="nil"/>
          <w:bottom w:val="nil"/>
          <w:right w:val="nil"/>
          <w:between w:val="nil"/>
        </w:pBdr>
        <w:jc w:val="center"/>
        <w:rPr>
          <w:b/>
          <w:bCs/>
          <w:color w:val="000000"/>
          <w:sz w:val="28"/>
          <w:szCs w:val="28"/>
        </w:rPr>
      </w:pPr>
    </w:p>
    <w:p w14:paraId="3F1E587B" w14:textId="77777777" w:rsidR="002049B3" w:rsidRDefault="002049B3">
      <w:pPr>
        <w:pBdr>
          <w:top w:val="nil"/>
          <w:left w:val="nil"/>
          <w:bottom w:val="nil"/>
          <w:right w:val="nil"/>
          <w:between w:val="nil"/>
        </w:pBdr>
        <w:jc w:val="center"/>
        <w:rPr>
          <w:b/>
          <w:bCs/>
          <w:color w:val="000000"/>
          <w:sz w:val="28"/>
          <w:szCs w:val="28"/>
        </w:rPr>
      </w:pPr>
    </w:p>
    <w:p w14:paraId="0A354DB7" w14:textId="77777777" w:rsidR="002049B3" w:rsidRDefault="002049B3">
      <w:pPr>
        <w:pBdr>
          <w:top w:val="nil"/>
          <w:left w:val="nil"/>
          <w:bottom w:val="nil"/>
          <w:right w:val="nil"/>
          <w:between w:val="nil"/>
        </w:pBdr>
        <w:jc w:val="center"/>
        <w:rPr>
          <w:b/>
          <w:bCs/>
          <w:color w:val="000000"/>
          <w:sz w:val="28"/>
          <w:szCs w:val="28"/>
        </w:rPr>
      </w:pPr>
    </w:p>
    <w:p w14:paraId="5E8951E7" w14:textId="30B4DD6F" w:rsidR="002049B3" w:rsidRPr="005E051F" w:rsidRDefault="005E051F" w:rsidP="005E051F">
      <w:pPr>
        <w:pBdr>
          <w:top w:val="nil"/>
          <w:left w:val="nil"/>
          <w:bottom w:val="nil"/>
          <w:right w:val="nil"/>
          <w:between w:val="nil"/>
        </w:pBdr>
        <w:jc w:val="center"/>
        <w:rPr>
          <w:b/>
          <w:bCs/>
          <w:sz w:val="28"/>
          <w:szCs w:val="28"/>
        </w:rPr>
      </w:pPr>
      <w:r w:rsidRPr="005E051F">
        <w:rPr>
          <w:rFonts w:ascii="Arial" w:hAnsi="Arial" w:cs="Arial"/>
          <w:b/>
          <w:sz w:val="28"/>
          <w:szCs w:val="28"/>
        </w:rPr>
        <w:t>Desenvolvimento de Interface de Usuário para Aplicativo de Alocação de Atletas de Remo</w:t>
      </w:r>
    </w:p>
    <w:p w14:paraId="5517F70A" w14:textId="77777777" w:rsidR="002049B3" w:rsidRDefault="002049B3">
      <w:pPr>
        <w:pBdr>
          <w:top w:val="nil"/>
          <w:left w:val="nil"/>
          <w:bottom w:val="nil"/>
          <w:right w:val="nil"/>
          <w:between w:val="nil"/>
        </w:pBdr>
        <w:jc w:val="center"/>
        <w:rPr>
          <w:b/>
          <w:bCs/>
          <w:color w:val="000000"/>
          <w:sz w:val="28"/>
          <w:szCs w:val="28"/>
        </w:rPr>
      </w:pPr>
    </w:p>
    <w:p w14:paraId="136D1899" w14:textId="77777777" w:rsidR="002049B3" w:rsidRDefault="002B17EF">
      <w:pPr>
        <w:pBdr>
          <w:top w:val="nil"/>
          <w:left w:val="nil"/>
          <w:bottom w:val="nil"/>
          <w:right w:val="nil"/>
          <w:between w:val="nil"/>
        </w:pBdr>
        <w:ind w:left="4680"/>
        <w:rPr>
          <w:color w:val="000000"/>
        </w:rPr>
      </w:pPr>
      <w:r>
        <w:rPr>
          <w:rFonts w:ascii="Arial" w:hAnsi="Arial" w:cs="Arial"/>
          <w:color w:val="000000"/>
        </w:rPr>
        <w:t>Trabalho de Conclusão de Curso submetido ao Curso de Tecnologia em Sistemas de Computação da Universidade Federal Fluminense como requisito parcial para obtenção do título de Tecnólogo em Sistemas de Computação.</w:t>
      </w:r>
    </w:p>
    <w:p w14:paraId="5B555084" w14:textId="77777777" w:rsidR="002049B3" w:rsidRDefault="002049B3">
      <w:pPr>
        <w:pBdr>
          <w:top w:val="nil"/>
          <w:left w:val="nil"/>
          <w:bottom w:val="nil"/>
          <w:right w:val="nil"/>
          <w:between w:val="nil"/>
        </w:pBdr>
        <w:jc w:val="center"/>
        <w:rPr>
          <w:b/>
          <w:bCs/>
          <w:color w:val="000000"/>
          <w:sz w:val="28"/>
          <w:szCs w:val="28"/>
        </w:rPr>
      </w:pPr>
    </w:p>
    <w:p w14:paraId="72FEB4DD" w14:textId="77777777" w:rsidR="002049B3" w:rsidRDefault="002049B3">
      <w:pPr>
        <w:pBdr>
          <w:top w:val="nil"/>
          <w:left w:val="nil"/>
          <w:bottom w:val="nil"/>
          <w:right w:val="nil"/>
          <w:between w:val="nil"/>
        </w:pBdr>
        <w:jc w:val="center"/>
        <w:rPr>
          <w:b/>
          <w:bCs/>
          <w:color w:val="000000"/>
          <w:sz w:val="28"/>
          <w:szCs w:val="28"/>
        </w:rPr>
      </w:pPr>
    </w:p>
    <w:p w14:paraId="306D651E" w14:textId="77777777" w:rsidR="002049B3" w:rsidRDefault="002049B3">
      <w:pPr>
        <w:pBdr>
          <w:top w:val="nil"/>
          <w:left w:val="nil"/>
          <w:bottom w:val="nil"/>
          <w:right w:val="nil"/>
          <w:between w:val="nil"/>
        </w:pBdr>
        <w:jc w:val="center"/>
        <w:rPr>
          <w:b/>
          <w:bCs/>
          <w:color w:val="000000"/>
          <w:sz w:val="28"/>
          <w:szCs w:val="28"/>
        </w:rPr>
      </w:pPr>
    </w:p>
    <w:p w14:paraId="6FCCF9DA" w14:textId="77777777" w:rsidR="002049B3" w:rsidRDefault="002049B3">
      <w:pPr>
        <w:pBdr>
          <w:top w:val="nil"/>
          <w:left w:val="nil"/>
          <w:bottom w:val="nil"/>
          <w:right w:val="nil"/>
          <w:between w:val="nil"/>
        </w:pBdr>
        <w:jc w:val="center"/>
        <w:rPr>
          <w:b/>
          <w:bCs/>
          <w:color w:val="000000"/>
          <w:sz w:val="28"/>
          <w:szCs w:val="28"/>
        </w:rPr>
      </w:pPr>
    </w:p>
    <w:p w14:paraId="259A04C0" w14:textId="77777777" w:rsidR="002049B3" w:rsidRDefault="002049B3">
      <w:pPr>
        <w:pBdr>
          <w:top w:val="nil"/>
          <w:left w:val="nil"/>
          <w:bottom w:val="nil"/>
          <w:right w:val="nil"/>
          <w:between w:val="nil"/>
        </w:pBdr>
        <w:jc w:val="center"/>
        <w:rPr>
          <w:b/>
          <w:bCs/>
          <w:color w:val="000000"/>
          <w:sz w:val="28"/>
          <w:szCs w:val="28"/>
        </w:rPr>
      </w:pPr>
    </w:p>
    <w:p w14:paraId="20B50A9A" w14:textId="77777777" w:rsidR="002049B3" w:rsidRDefault="002049B3">
      <w:pPr>
        <w:pBdr>
          <w:top w:val="nil"/>
          <w:left w:val="nil"/>
          <w:bottom w:val="nil"/>
          <w:right w:val="nil"/>
          <w:between w:val="nil"/>
        </w:pBdr>
        <w:jc w:val="center"/>
        <w:rPr>
          <w:b/>
          <w:bCs/>
          <w:color w:val="000000"/>
          <w:sz w:val="28"/>
          <w:szCs w:val="28"/>
        </w:rPr>
      </w:pPr>
    </w:p>
    <w:p w14:paraId="5C64690C" w14:textId="77777777" w:rsidR="002049B3" w:rsidRDefault="002049B3">
      <w:pPr>
        <w:pBdr>
          <w:top w:val="nil"/>
          <w:left w:val="nil"/>
          <w:bottom w:val="nil"/>
          <w:right w:val="nil"/>
          <w:between w:val="nil"/>
        </w:pBdr>
        <w:jc w:val="center"/>
        <w:rPr>
          <w:b/>
          <w:bCs/>
          <w:color w:val="000000"/>
          <w:sz w:val="28"/>
          <w:szCs w:val="28"/>
        </w:rPr>
      </w:pPr>
    </w:p>
    <w:p w14:paraId="131EC68E" w14:textId="77777777" w:rsidR="002049B3" w:rsidRPr="008307B5" w:rsidRDefault="002049B3">
      <w:pPr>
        <w:pBdr>
          <w:top w:val="nil"/>
          <w:left w:val="nil"/>
          <w:bottom w:val="nil"/>
          <w:right w:val="nil"/>
          <w:between w:val="nil"/>
        </w:pBdr>
        <w:jc w:val="center"/>
        <w:rPr>
          <w:b/>
          <w:bCs/>
          <w:color w:val="000000" w:themeColor="text1"/>
          <w:sz w:val="28"/>
          <w:szCs w:val="28"/>
        </w:rPr>
      </w:pPr>
    </w:p>
    <w:p w14:paraId="1EB3FD38" w14:textId="77777777" w:rsidR="002049B3" w:rsidRPr="008307B5" w:rsidRDefault="002B17EF">
      <w:pPr>
        <w:pBdr>
          <w:top w:val="nil"/>
          <w:left w:val="nil"/>
          <w:bottom w:val="nil"/>
          <w:right w:val="nil"/>
          <w:between w:val="nil"/>
        </w:pBdr>
        <w:jc w:val="center"/>
        <w:rPr>
          <w:b/>
          <w:bCs/>
          <w:color w:val="000000" w:themeColor="text1"/>
          <w:sz w:val="28"/>
          <w:szCs w:val="28"/>
        </w:rPr>
      </w:pPr>
      <w:r w:rsidRPr="008307B5">
        <w:rPr>
          <w:rFonts w:ascii="Arial" w:hAnsi="Arial" w:cs="Arial"/>
          <w:b/>
          <w:color w:val="000000" w:themeColor="text1"/>
          <w:sz w:val="28"/>
          <w:szCs w:val="28"/>
        </w:rPr>
        <w:t>Orientador(a):</w:t>
      </w:r>
    </w:p>
    <w:p w14:paraId="7A0619B1" w14:textId="0006B101" w:rsidR="002049B3" w:rsidRPr="008307B5" w:rsidRDefault="00134218">
      <w:pPr>
        <w:pBdr>
          <w:top w:val="nil"/>
          <w:left w:val="nil"/>
          <w:bottom w:val="nil"/>
          <w:right w:val="nil"/>
          <w:between w:val="nil"/>
        </w:pBdr>
        <w:jc w:val="center"/>
        <w:rPr>
          <w:b/>
          <w:bCs/>
          <w:color w:val="000000" w:themeColor="text1"/>
          <w:sz w:val="28"/>
          <w:szCs w:val="28"/>
        </w:rPr>
      </w:pPr>
      <w:r>
        <w:rPr>
          <w:rFonts w:ascii="Arial" w:hAnsi="Arial" w:cs="Arial"/>
          <w:b/>
          <w:color w:val="000000" w:themeColor="text1"/>
          <w:sz w:val="28"/>
          <w:szCs w:val="28"/>
        </w:rPr>
        <w:t>SIMONE DE LIMA MARTINS</w:t>
      </w:r>
    </w:p>
    <w:p w14:paraId="57149F06" w14:textId="77777777" w:rsidR="002049B3" w:rsidRPr="008307B5" w:rsidRDefault="002049B3">
      <w:pPr>
        <w:pBdr>
          <w:top w:val="nil"/>
          <w:left w:val="nil"/>
          <w:bottom w:val="nil"/>
          <w:right w:val="nil"/>
          <w:between w:val="nil"/>
        </w:pBdr>
        <w:jc w:val="center"/>
        <w:rPr>
          <w:b/>
          <w:bCs/>
          <w:color w:val="000000" w:themeColor="text1"/>
          <w:sz w:val="28"/>
          <w:szCs w:val="28"/>
        </w:rPr>
      </w:pPr>
    </w:p>
    <w:p w14:paraId="4D258F9B" w14:textId="77777777" w:rsidR="002049B3" w:rsidRPr="008307B5" w:rsidRDefault="002B17EF">
      <w:pPr>
        <w:pBdr>
          <w:top w:val="nil"/>
          <w:left w:val="nil"/>
          <w:bottom w:val="nil"/>
          <w:right w:val="nil"/>
          <w:between w:val="nil"/>
        </w:pBdr>
        <w:jc w:val="center"/>
        <w:rPr>
          <w:b/>
          <w:bCs/>
          <w:color w:val="000000" w:themeColor="text1"/>
          <w:sz w:val="28"/>
          <w:szCs w:val="28"/>
        </w:rPr>
      </w:pPr>
      <w:r w:rsidRPr="008307B5">
        <w:rPr>
          <w:rFonts w:ascii="Arial" w:hAnsi="Arial" w:cs="Arial"/>
          <w:b/>
          <w:color w:val="000000" w:themeColor="text1"/>
          <w:sz w:val="28"/>
          <w:szCs w:val="28"/>
        </w:rPr>
        <w:t>NITERÓI</w:t>
      </w:r>
    </w:p>
    <w:p w14:paraId="350312C3" w14:textId="2DB9E22B" w:rsidR="00FF65DC" w:rsidRDefault="002B17EF">
      <w:pPr>
        <w:pBdr>
          <w:top w:val="nil"/>
          <w:left w:val="nil"/>
          <w:bottom w:val="nil"/>
          <w:right w:val="nil"/>
          <w:between w:val="nil"/>
        </w:pBdr>
        <w:jc w:val="center"/>
        <w:rPr>
          <w:b/>
          <w:bCs/>
          <w:color w:val="000000" w:themeColor="text1"/>
          <w:sz w:val="28"/>
          <w:szCs w:val="28"/>
        </w:rPr>
      </w:pPr>
      <w:r w:rsidRPr="008307B5">
        <w:rPr>
          <w:rFonts w:ascii="Arial" w:hAnsi="Arial" w:cs="Arial"/>
          <w:b/>
          <w:color w:val="000000" w:themeColor="text1"/>
          <w:sz w:val="28"/>
          <w:szCs w:val="28"/>
        </w:rPr>
        <w:t>2026</w:t>
      </w:r>
    </w:p>
    <w:p w14:paraId="4F26458A" w14:textId="77777777" w:rsidR="00FF65DC" w:rsidRDefault="00FF65DC">
      <w:pPr>
        <w:rPr>
          <w:b/>
          <w:bCs/>
          <w:color w:val="000000" w:themeColor="text1"/>
          <w:sz w:val="28"/>
          <w:szCs w:val="28"/>
        </w:rPr>
      </w:pPr>
      <w:r>
        <w:rPr>
          <w:rFonts w:ascii="Arial" w:hAnsi="Arial" w:cs="Arial"/>
          <w:b/>
          <w:color w:val="000000" w:themeColor="text1"/>
          <w:sz w:val="28"/>
          <w:szCs w:val="28"/>
        </w:rPr>
        <w:br w:type="page"/>
      </w:r>
    </w:p>
    <w:p w14:paraId="42AE2478" w14:textId="1BC1263E" w:rsidR="002049B3" w:rsidRPr="008307B5" w:rsidRDefault="002049B3">
      <w:pPr>
        <w:pBdr>
          <w:top w:val="nil"/>
          <w:left w:val="nil"/>
          <w:bottom w:val="nil"/>
          <w:right w:val="nil"/>
          <w:between w:val="nil"/>
        </w:pBdr>
        <w:jc w:val="center"/>
        <w:rPr>
          <w:b/>
          <w:bCs/>
          <w:color w:val="000000" w:themeColor="text1"/>
          <w:sz w:val="28"/>
          <w:szCs w:val="28"/>
        </w:rPr>
      </w:pPr>
    </w:p>
    <w:p w14:paraId="51F39A6E" w14:textId="77777777" w:rsidR="002049B3" w:rsidRPr="008307B5" w:rsidRDefault="002B17EF">
      <w:pPr>
        <w:pBdr>
          <w:top w:val="nil"/>
          <w:left w:val="nil"/>
          <w:bottom w:val="nil"/>
          <w:right w:val="nil"/>
          <w:between w:val="nil"/>
        </w:pBdr>
        <w:jc w:val="center"/>
        <w:rPr>
          <w:b/>
          <w:bCs/>
          <w:color w:val="000000" w:themeColor="text1"/>
          <w:sz w:val="28"/>
          <w:szCs w:val="28"/>
        </w:rPr>
      </w:pPr>
      <w:r w:rsidRPr="008307B5">
        <w:rPr>
          <w:rFonts w:ascii="Arial" w:hAnsi="Arial" w:cs="Arial"/>
          <w:color w:val="000000" w:themeColor="text1"/>
        </w:rPr>
        <w:br w:type="page"/>
      </w:r>
      <w:r w:rsidRPr="008307B5">
        <w:rPr>
          <w:rFonts w:ascii="Arial" w:hAnsi="Arial" w:cs="Arial"/>
          <w:b/>
          <w:color w:val="000000" w:themeColor="text1"/>
          <w:sz w:val="28"/>
          <w:szCs w:val="28"/>
        </w:rPr>
        <w:lastRenderedPageBreak/>
        <w:t>HILTON DOS SANTOS HOMEM</w:t>
      </w:r>
    </w:p>
    <w:p w14:paraId="097854C4" w14:textId="77777777" w:rsidR="002049B3" w:rsidRDefault="002049B3">
      <w:pPr>
        <w:pBdr>
          <w:top w:val="nil"/>
          <w:left w:val="nil"/>
          <w:bottom w:val="nil"/>
          <w:right w:val="nil"/>
          <w:between w:val="nil"/>
        </w:pBdr>
        <w:jc w:val="center"/>
        <w:rPr>
          <w:b/>
          <w:bCs/>
          <w:color w:val="000000"/>
          <w:sz w:val="28"/>
          <w:szCs w:val="28"/>
        </w:rPr>
      </w:pPr>
    </w:p>
    <w:p w14:paraId="33F6DE7B" w14:textId="77777777" w:rsidR="005E051F" w:rsidRPr="005E051F" w:rsidRDefault="005E051F">
      <w:pPr>
        <w:pBdr>
          <w:top w:val="nil"/>
          <w:left w:val="nil"/>
          <w:bottom w:val="nil"/>
          <w:right w:val="nil"/>
          <w:between w:val="nil"/>
        </w:pBdr>
        <w:jc w:val="center"/>
        <w:rPr>
          <w:b/>
          <w:bCs/>
          <w:sz w:val="28"/>
          <w:szCs w:val="28"/>
        </w:rPr>
      </w:pPr>
      <w:r w:rsidRPr="005E051F">
        <w:rPr>
          <w:rFonts w:ascii="Arial" w:hAnsi="Arial" w:cs="Arial"/>
          <w:b/>
          <w:sz w:val="28"/>
          <w:szCs w:val="28"/>
        </w:rPr>
        <w:t>Desenvolvimento de Interface de Usuário para Aplicativo de Alocação de Atletas de Remo</w:t>
      </w:r>
    </w:p>
    <w:p w14:paraId="1859BD65" w14:textId="77777777" w:rsidR="005E051F" w:rsidRDefault="005E051F">
      <w:pPr>
        <w:pBdr>
          <w:top w:val="nil"/>
          <w:left w:val="nil"/>
          <w:bottom w:val="nil"/>
          <w:right w:val="nil"/>
          <w:between w:val="nil"/>
        </w:pBdr>
        <w:ind w:left="4680"/>
        <w:rPr>
          <w:b/>
          <w:bCs/>
        </w:rPr>
      </w:pPr>
    </w:p>
    <w:p w14:paraId="3DE2309B" w14:textId="5EC7216A" w:rsidR="002049B3" w:rsidRDefault="002B17EF">
      <w:pPr>
        <w:pBdr>
          <w:top w:val="nil"/>
          <w:left w:val="nil"/>
          <w:bottom w:val="nil"/>
          <w:right w:val="nil"/>
          <w:between w:val="nil"/>
        </w:pBdr>
        <w:ind w:left="4680"/>
        <w:rPr>
          <w:color w:val="000000"/>
        </w:rPr>
      </w:pPr>
      <w:r>
        <w:rPr>
          <w:rFonts w:ascii="Arial" w:hAnsi="Arial" w:cs="Arial"/>
          <w:color w:val="000000"/>
        </w:rPr>
        <w:t>Trabalho de Conclusão de Curso submetido ao Curso de Tecnologia em Sistemas de Computação da Universidade Federal Fluminense como requisito parcial para obtenção do título de Tecnólogo em Sistemas de Computação.</w:t>
      </w:r>
    </w:p>
    <w:p w14:paraId="296F8CFE" w14:textId="77777777" w:rsidR="002049B3" w:rsidRDefault="002049B3"/>
    <w:p w14:paraId="3780A838" w14:textId="7817BA98" w:rsidR="002049B3" w:rsidRDefault="002B17EF">
      <w:pPr>
        <w:jc w:val="center"/>
      </w:pPr>
      <w:r>
        <w:t xml:space="preserve">Niterói, ___ de _______________ de </w:t>
      </w:r>
      <w:r w:rsidR="00B8344B" w:rsidRPr="00EF30E5">
        <w:rPr>
          <w:rFonts w:ascii="Arial" w:hAnsi="Arial" w:cs="Arial"/>
          <w:color w:val="000000" w:themeColor="text1"/>
        </w:rPr>
        <w:t>2026</w:t>
      </w:r>
      <w:r>
        <w:t>.</w:t>
      </w:r>
    </w:p>
    <w:p w14:paraId="5DC22BCE" w14:textId="0C040F52" w:rsidR="002049B3" w:rsidRDefault="002B17EF">
      <w:r>
        <w:t>Banca Examinadora:</w:t>
      </w:r>
    </w:p>
    <w:p w14:paraId="7D177844" w14:textId="77777777" w:rsidR="002049B3" w:rsidRDefault="002B17EF">
      <w:pPr>
        <w:jc w:val="center"/>
      </w:pPr>
      <w:r>
        <w:t>_________________________________________</w:t>
      </w:r>
    </w:p>
    <w:p w14:paraId="18E0C1E4" w14:textId="346CB935" w:rsidR="00662809" w:rsidRDefault="00662809" w:rsidP="00CF15D7">
      <w:pPr>
        <w:jc w:val="center"/>
      </w:pPr>
      <w:r>
        <w:t>Prof</w:t>
      </w:r>
      <w:r w:rsidR="005E051F">
        <w:t>a</w:t>
      </w:r>
      <w:r>
        <w:t>. Dr.</w:t>
      </w:r>
      <w:r w:rsidR="00134218">
        <w:t>SIMONE DE LIMA MARTINS</w:t>
      </w:r>
      <w:r>
        <w:t>– Orientador</w:t>
      </w:r>
    </w:p>
    <w:p w14:paraId="1EB843F2" w14:textId="1B11E73D" w:rsidR="002049B3" w:rsidRDefault="00383D7C" w:rsidP="00CF15D7">
      <w:pPr>
        <w:jc w:val="center"/>
      </w:pPr>
      <w:r>
        <w:t>UFF</w:t>
      </w:r>
      <w:r w:rsidR="002B17EF">
        <w:t xml:space="preserve"> </w:t>
      </w:r>
      <w:r>
        <w:t>–</w:t>
      </w:r>
      <w:r w:rsidR="002B17EF">
        <w:t xml:space="preserve"> </w:t>
      </w:r>
      <w:r>
        <w:t>Universidade Federal Fluminense</w:t>
      </w:r>
    </w:p>
    <w:p w14:paraId="1E136AB7" w14:textId="77777777" w:rsidR="002049B3" w:rsidRDefault="002049B3">
      <w:pPr>
        <w:jc w:val="center"/>
      </w:pPr>
    </w:p>
    <w:p w14:paraId="69F1B31D" w14:textId="77777777" w:rsidR="002049B3" w:rsidRDefault="002049B3">
      <w:pPr>
        <w:jc w:val="center"/>
      </w:pPr>
    </w:p>
    <w:p w14:paraId="7871480F" w14:textId="77777777" w:rsidR="002049B3" w:rsidRDefault="002049B3">
      <w:pPr>
        <w:jc w:val="center"/>
      </w:pPr>
    </w:p>
    <w:p w14:paraId="2CE65033" w14:textId="77777777" w:rsidR="002049B3" w:rsidRDefault="002049B3">
      <w:pPr>
        <w:jc w:val="center"/>
      </w:pPr>
    </w:p>
    <w:p w14:paraId="1A9F8BF9" w14:textId="77777777" w:rsidR="002049B3" w:rsidRDefault="002049B3">
      <w:pPr>
        <w:jc w:val="center"/>
      </w:pPr>
    </w:p>
    <w:p w14:paraId="75C981F5" w14:textId="77777777" w:rsidR="002049B3" w:rsidRDefault="002049B3">
      <w:pPr>
        <w:jc w:val="center"/>
      </w:pPr>
    </w:p>
    <w:p w14:paraId="4E8B7E2D" w14:textId="77777777" w:rsidR="002049B3" w:rsidRDefault="002049B3">
      <w:pPr>
        <w:jc w:val="center"/>
      </w:pPr>
    </w:p>
    <w:p w14:paraId="58746D05" w14:textId="77777777" w:rsidR="002049B3" w:rsidRDefault="002049B3">
      <w:pPr>
        <w:jc w:val="center"/>
      </w:pPr>
    </w:p>
    <w:p w14:paraId="05874F82" w14:textId="77777777" w:rsidR="002049B3" w:rsidRDefault="002049B3">
      <w:pPr>
        <w:jc w:val="center"/>
      </w:pPr>
    </w:p>
    <w:p w14:paraId="3301D6EA" w14:textId="77777777" w:rsidR="002049B3" w:rsidRDefault="002049B3">
      <w:pPr>
        <w:jc w:val="center"/>
      </w:pPr>
    </w:p>
    <w:p w14:paraId="47B17CC0" w14:textId="77777777" w:rsidR="002049B3" w:rsidRDefault="002049B3" w:rsidP="00812F2F"/>
    <w:p w14:paraId="7F0BADE9" w14:textId="77777777" w:rsidR="002049B3" w:rsidRDefault="002049B3">
      <w:pPr>
        <w:jc w:val="center"/>
      </w:pPr>
    </w:p>
    <w:p w14:paraId="2836FD3E" w14:textId="77777777" w:rsidR="002049B3" w:rsidRDefault="002B17EF" w:rsidP="00EF30E5">
      <w:pPr>
        <w:pBdr>
          <w:top w:val="nil"/>
          <w:left w:val="nil"/>
          <w:bottom w:val="nil"/>
          <w:right w:val="nil"/>
          <w:between w:val="nil"/>
        </w:pBdr>
        <w:spacing w:before="1040" w:after="720"/>
        <w:rPr>
          <w:b/>
          <w:bCs/>
          <w:color w:val="000000"/>
          <w:sz w:val="32"/>
          <w:szCs w:val="32"/>
        </w:rPr>
      </w:pPr>
      <w:r>
        <w:br w:type="page"/>
      </w:r>
      <w:r>
        <w:rPr>
          <w:rFonts w:ascii="Arial" w:hAnsi="Arial" w:cs="Arial"/>
          <w:b/>
          <w:color w:val="000000"/>
          <w:sz w:val="32"/>
          <w:szCs w:val="32"/>
        </w:rPr>
        <w:lastRenderedPageBreak/>
        <w:t>AGRADECIMENTOS</w:t>
      </w:r>
    </w:p>
    <w:p w14:paraId="7AB7EA7E" w14:textId="3A5B5F6E" w:rsidR="00276D79" w:rsidRPr="00276D79" w:rsidRDefault="00276D79" w:rsidP="00276D79">
      <w:pPr>
        <w:ind w:left="4140"/>
        <w:rPr>
          <w:color w:val="000000" w:themeColor="text1"/>
        </w:rPr>
      </w:pPr>
      <w:r w:rsidRPr="00276D79">
        <w:rPr>
          <w:rFonts w:ascii="Arial" w:hAnsi="Arial" w:cs="Arial"/>
          <w:color w:val="000000" w:themeColor="text1"/>
        </w:rPr>
        <w:t>Ao meu pai, por ter me ensinado o valor do esforço e do trabalho</w:t>
      </w:r>
    </w:p>
    <w:p w14:paraId="336CAF98" w14:textId="28331E7D" w:rsidR="00276D79" w:rsidRPr="00276D79" w:rsidRDefault="00276D79">
      <w:pPr>
        <w:ind w:left="4140"/>
        <w:rPr>
          <w:color w:val="000000" w:themeColor="text1"/>
        </w:rPr>
      </w:pPr>
      <w:r w:rsidRPr="00276D79">
        <w:rPr>
          <w:rFonts w:ascii="Arial" w:hAnsi="Arial" w:cs="Arial"/>
          <w:color w:val="000000" w:themeColor="text1"/>
        </w:rPr>
        <w:t xml:space="preserve">A minha mãe por todos os momentos </w:t>
      </w:r>
      <w:r w:rsidR="00543324">
        <w:rPr>
          <w:rFonts w:ascii="Arial" w:hAnsi="Arial" w:cs="Arial"/>
          <w:color w:val="000000" w:themeColor="text1"/>
        </w:rPr>
        <w:t xml:space="preserve">em </w:t>
      </w:r>
      <w:r w:rsidRPr="00276D79">
        <w:rPr>
          <w:rFonts w:ascii="Arial" w:hAnsi="Arial" w:cs="Arial"/>
          <w:color w:val="000000" w:themeColor="text1"/>
        </w:rPr>
        <w:t>que me auxiliou nessa jornada</w:t>
      </w:r>
    </w:p>
    <w:p w14:paraId="554AD3F5" w14:textId="0E0509EA" w:rsidR="00276D79" w:rsidRDefault="00276D79">
      <w:pPr>
        <w:ind w:left="4140"/>
        <w:rPr>
          <w:color w:val="000000" w:themeColor="text1"/>
        </w:rPr>
      </w:pPr>
      <w:r w:rsidRPr="00276D79">
        <w:rPr>
          <w:rFonts w:ascii="Arial" w:hAnsi="Arial" w:cs="Arial"/>
          <w:color w:val="000000" w:themeColor="text1"/>
        </w:rPr>
        <w:t>A minha irmã por ter sido um exemplo de vitória através da educação.</w:t>
      </w:r>
    </w:p>
    <w:p w14:paraId="725A0F66" w14:textId="52E286A4" w:rsidR="00276D79" w:rsidRPr="00276D79" w:rsidRDefault="00276D79">
      <w:pPr>
        <w:ind w:left="4140"/>
        <w:rPr>
          <w:color w:val="000000" w:themeColor="text1"/>
        </w:rPr>
      </w:pPr>
      <w:r>
        <w:rPr>
          <w:rFonts w:ascii="Arial" w:hAnsi="Arial" w:cs="Arial"/>
          <w:color w:val="000000" w:themeColor="text1"/>
        </w:rPr>
        <w:t>A mim, que tive a coragem de mudar a rota dos caminhos que tracei em busca do que acredito.</w:t>
      </w:r>
    </w:p>
    <w:p w14:paraId="57423106" w14:textId="77777777" w:rsidR="002049B3" w:rsidRDefault="002B17EF">
      <w:pPr>
        <w:ind w:left="4140"/>
      </w:pPr>
      <w:r>
        <w:br w:type="column"/>
      </w:r>
    </w:p>
    <w:p w14:paraId="215F8CA5" w14:textId="77777777" w:rsidR="002049B3" w:rsidRDefault="002049B3">
      <w:pPr>
        <w:ind w:left="4140"/>
      </w:pPr>
    </w:p>
    <w:p w14:paraId="69A36B22" w14:textId="77777777" w:rsidR="002049B3" w:rsidRDefault="002049B3">
      <w:pPr>
        <w:ind w:left="4140"/>
      </w:pPr>
    </w:p>
    <w:p w14:paraId="3D51E559" w14:textId="77777777" w:rsidR="002049B3" w:rsidRDefault="002049B3">
      <w:pPr>
        <w:ind w:left="4140"/>
      </w:pPr>
    </w:p>
    <w:p w14:paraId="09D853B0" w14:textId="77777777" w:rsidR="002049B3" w:rsidRDefault="002049B3">
      <w:pPr>
        <w:ind w:left="4140"/>
      </w:pPr>
    </w:p>
    <w:p w14:paraId="4B0F3DEF" w14:textId="77777777" w:rsidR="002049B3" w:rsidRDefault="002049B3">
      <w:pPr>
        <w:ind w:left="4140"/>
      </w:pPr>
    </w:p>
    <w:p w14:paraId="22C7E01A" w14:textId="77777777" w:rsidR="002049B3" w:rsidRDefault="002049B3">
      <w:pPr>
        <w:ind w:left="4140"/>
      </w:pPr>
    </w:p>
    <w:p w14:paraId="68ED1CF6" w14:textId="77777777" w:rsidR="002049B3" w:rsidRDefault="002049B3">
      <w:pPr>
        <w:ind w:left="4140"/>
      </w:pPr>
    </w:p>
    <w:p w14:paraId="6B7CE933" w14:textId="77777777" w:rsidR="002049B3" w:rsidRDefault="002049B3">
      <w:pPr>
        <w:ind w:left="4140"/>
      </w:pPr>
    </w:p>
    <w:p w14:paraId="320B2F95" w14:textId="77777777" w:rsidR="002049B3" w:rsidRDefault="002049B3">
      <w:pPr>
        <w:ind w:left="4140"/>
      </w:pPr>
    </w:p>
    <w:p w14:paraId="722D29E3" w14:textId="77777777" w:rsidR="002049B3" w:rsidRDefault="002049B3">
      <w:pPr>
        <w:ind w:left="4140"/>
      </w:pPr>
    </w:p>
    <w:p w14:paraId="49ACE399" w14:textId="77777777" w:rsidR="002049B3" w:rsidRDefault="002049B3">
      <w:pPr>
        <w:ind w:left="4140"/>
      </w:pPr>
    </w:p>
    <w:p w14:paraId="08A4416C" w14:textId="77777777" w:rsidR="002049B3" w:rsidRDefault="002049B3">
      <w:pPr>
        <w:ind w:left="4140"/>
      </w:pPr>
    </w:p>
    <w:p w14:paraId="206E81BC" w14:textId="77777777" w:rsidR="002049B3" w:rsidRDefault="002049B3">
      <w:pPr>
        <w:jc w:val="center"/>
      </w:pPr>
    </w:p>
    <w:p w14:paraId="4A73D74C" w14:textId="77777777" w:rsidR="002049B3" w:rsidRDefault="002049B3">
      <w:pPr>
        <w:jc w:val="center"/>
      </w:pPr>
    </w:p>
    <w:p w14:paraId="59175BD2" w14:textId="77777777" w:rsidR="002049B3" w:rsidRDefault="002049B3">
      <w:pPr>
        <w:jc w:val="center"/>
      </w:pPr>
    </w:p>
    <w:p w14:paraId="702A5FA0" w14:textId="77777777" w:rsidR="002049B3" w:rsidRDefault="002049B3">
      <w:pPr>
        <w:jc w:val="center"/>
      </w:pPr>
    </w:p>
    <w:p w14:paraId="24A38340" w14:textId="77777777" w:rsidR="002049B3" w:rsidRDefault="002049B3">
      <w:pPr>
        <w:jc w:val="center"/>
      </w:pPr>
    </w:p>
    <w:p w14:paraId="2FEEE71F" w14:textId="77777777" w:rsidR="002049B3" w:rsidRDefault="002049B3">
      <w:pPr>
        <w:jc w:val="center"/>
      </w:pPr>
    </w:p>
    <w:p w14:paraId="7B2564ED" w14:textId="77777777" w:rsidR="002049B3" w:rsidRDefault="002049B3">
      <w:pPr>
        <w:jc w:val="center"/>
      </w:pPr>
    </w:p>
    <w:p w14:paraId="649DE20A" w14:textId="77777777" w:rsidR="002049B3" w:rsidRDefault="002049B3">
      <w:pPr>
        <w:jc w:val="center"/>
      </w:pPr>
    </w:p>
    <w:p w14:paraId="17F582E9" w14:textId="5D9A911F" w:rsidR="002049B3" w:rsidRDefault="002049B3">
      <w:pPr>
        <w:jc w:val="center"/>
      </w:pPr>
    </w:p>
    <w:p w14:paraId="40ABDFFD" w14:textId="77777777" w:rsidR="002049B3" w:rsidRDefault="002049B3"/>
    <w:p w14:paraId="1CBCC15B" w14:textId="77777777" w:rsidR="002049B3" w:rsidRDefault="002049B3">
      <w:pPr>
        <w:jc w:val="center"/>
      </w:pPr>
    </w:p>
    <w:p w14:paraId="10528EBD" w14:textId="77777777" w:rsidR="002049B3" w:rsidRDefault="002049B3">
      <w:pPr>
        <w:jc w:val="center"/>
      </w:pPr>
    </w:p>
    <w:p w14:paraId="4A3A917F" w14:textId="77777777" w:rsidR="002049B3" w:rsidRDefault="002049B3">
      <w:pPr>
        <w:jc w:val="center"/>
      </w:pPr>
    </w:p>
    <w:p w14:paraId="43EC8EC0" w14:textId="77777777" w:rsidR="002049B3" w:rsidRDefault="002049B3">
      <w:pPr>
        <w:jc w:val="center"/>
      </w:pPr>
    </w:p>
    <w:p w14:paraId="652D3EE1" w14:textId="77777777" w:rsidR="002049B3" w:rsidRDefault="002049B3">
      <w:pPr>
        <w:jc w:val="center"/>
      </w:pPr>
    </w:p>
    <w:p w14:paraId="13D2237E" w14:textId="77777777" w:rsidR="002049B3" w:rsidRPr="00276D79" w:rsidRDefault="002049B3">
      <w:pPr>
        <w:jc w:val="center"/>
        <w:rPr>
          <w:color w:val="000000" w:themeColor="text1"/>
        </w:rPr>
      </w:pPr>
    </w:p>
    <w:p w14:paraId="1DE7CCEF" w14:textId="77777777" w:rsidR="00276D79" w:rsidRPr="00276D79" w:rsidRDefault="002B17EF" w:rsidP="00276D79">
      <w:pPr>
        <w:pBdr>
          <w:top w:val="nil"/>
          <w:left w:val="nil"/>
          <w:bottom w:val="nil"/>
          <w:right w:val="nil"/>
          <w:between w:val="nil"/>
        </w:pBdr>
        <w:ind w:left="4264"/>
        <w:rPr>
          <w:color w:val="000000" w:themeColor="text1"/>
        </w:rPr>
      </w:pPr>
      <w:r w:rsidRPr="00276D79">
        <w:rPr>
          <w:rFonts w:ascii="Arial" w:hAnsi="Arial" w:cs="Arial"/>
          <w:color w:val="000000" w:themeColor="text1"/>
        </w:rPr>
        <w:t>“</w:t>
      </w:r>
      <w:r w:rsidR="00276D79" w:rsidRPr="00276D79">
        <w:rPr>
          <w:rFonts w:ascii="Arial" w:hAnsi="Arial" w:cs="Arial"/>
          <w:color w:val="000000" w:themeColor="text1"/>
        </w:rPr>
        <w:t>Tive que suportar, querendo capotar</w:t>
      </w:r>
    </w:p>
    <w:p w14:paraId="60ADA192" w14:textId="77777777" w:rsidR="00276D79" w:rsidRPr="00276D79" w:rsidRDefault="00276D79" w:rsidP="00276D79">
      <w:pPr>
        <w:pBdr>
          <w:top w:val="nil"/>
          <w:left w:val="nil"/>
          <w:bottom w:val="nil"/>
          <w:right w:val="nil"/>
          <w:between w:val="nil"/>
        </w:pBdr>
        <w:ind w:left="4264"/>
        <w:rPr>
          <w:color w:val="000000" w:themeColor="text1"/>
        </w:rPr>
      </w:pPr>
      <w:r w:rsidRPr="00276D79">
        <w:rPr>
          <w:rFonts w:ascii="Arial" w:hAnsi="Arial" w:cs="Arial"/>
          <w:color w:val="000000" w:themeColor="text1"/>
        </w:rPr>
        <w:t>Tive que apostar, ninguém pra acreditar</w:t>
      </w:r>
    </w:p>
    <w:p w14:paraId="7FA865DF" w14:textId="001C5973" w:rsidR="002049B3" w:rsidRPr="00276D79" w:rsidRDefault="00276D79" w:rsidP="00276D79">
      <w:pPr>
        <w:pBdr>
          <w:top w:val="nil"/>
          <w:left w:val="nil"/>
          <w:bottom w:val="nil"/>
          <w:right w:val="nil"/>
          <w:between w:val="nil"/>
        </w:pBdr>
        <w:ind w:left="4264"/>
        <w:rPr>
          <w:color w:val="000000" w:themeColor="text1"/>
        </w:rPr>
      </w:pPr>
      <w:r w:rsidRPr="00276D79">
        <w:rPr>
          <w:rFonts w:ascii="Arial" w:hAnsi="Arial" w:cs="Arial"/>
          <w:color w:val="000000" w:themeColor="text1"/>
        </w:rPr>
        <w:t>Virei ao meu favor, derrubei o tabuleiro</w:t>
      </w:r>
      <w:r w:rsidR="002B17EF" w:rsidRPr="00276D79">
        <w:rPr>
          <w:rFonts w:ascii="Arial" w:hAnsi="Arial" w:cs="Arial"/>
          <w:color w:val="000000" w:themeColor="text1"/>
        </w:rPr>
        <w:t>”.</w:t>
      </w:r>
    </w:p>
    <w:p w14:paraId="7A5918B0" w14:textId="5465FA6B" w:rsidR="002049B3" w:rsidRPr="00276D79" w:rsidRDefault="00276D79">
      <w:pPr>
        <w:pBdr>
          <w:top w:val="nil"/>
          <w:left w:val="nil"/>
          <w:bottom w:val="nil"/>
          <w:right w:val="nil"/>
          <w:between w:val="nil"/>
        </w:pBdr>
        <w:ind w:left="4264"/>
        <w:rPr>
          <w:color w:val="000000" w:themeColor="text1"/>
        </w:rPr>
      </w:pPr>
      <w:r w:rsidRPr="00276D79">
        <w:rPr>
          <w:rFonts w:ascii="Arial" w:hAnsi="Arial" w:cs="Arial"/>
          <w:color w:val="000000" w:themeColor="text1"/>
        </w:rPr>
        <w:t>Abebe Bikila</w:t>
      </w:r>
      <w:r>
        <w:rPr>
          <w:rFonts w:ascii="Arial" w:hAnsi="Arial" w:cs="Arial"/>
          <w:color w:val="000000" w:themeColor="text1"/>
        </w:rPr>
        <w:t xml:space="preserve"> Costa Santos</w:t>
      </w:r>
    </w:p>
    <w:p w14:paraId="471521BB" w14:textId="77777777" w:rsidR="002049B3" w:rsidRDefault="002B17EF">
      <w:pPr>
        <w:pBdr>
          <w:top w:val="nil"/>
          <w:left w:val="nil"/>
          <w:bottom w:val="nil"/>
          <w:right w:val="nil"/>
          <w:between w:val="nil"/>
        </w:pBdr>
        <w:spacing w:before="1040" w:after="720"/>
        <w:jc w:val="center"/>
        <w:rPr>
          <w:color w:val="000000"/>
          <w:sz w:val="32"/>
          <w:szCs w:val="32"/>
        </w:rPr>
      </w:pPr>
      <w:bookmarkStart w:id="0" w:name="_heading=h.ygtufvveskn1" w:colFirst="0" w:colLast="0"/>
      <w:bookmarkEnd w:id="0"/>
      <w:r>
        <w:br w:type="page"/>
      </w:r>
      <w:r>
        <w:rPr>
          <w:rFonts w:ascii="Arial" w:hAnsi="Arial" w:cs="Arial"/>
          <w:b/>
          <w:color w:val="000000"/>
          <w:sz w:val="32"/>
          <w:szCs w:val="32"/>
        </w:rPr>
        <w:lastRenderedPageBreak/>
        <w:t>RESUMO</w:t>
      </w:r>
      <w:bookmarkStart w:id="1" w:name="bookmark=id.e8ur832jnsa5" w:colFirst="0" w:colLast="0"/>
      <w:bookmarkEnd w:id="1"/>
    </w:p>
    <w:p w14:paraId="11751A89" w14:textId="77777777" w:rsidR="00C05E8C" w:rsidRPr="00C05E8C" w:rsidRDefault="00C05E8C" w:rsidP="00C05E8C">
      <w:pPr>
        <w:ind w:firstLine="720"/>
      </w:pPr>
      <w:r w:rsidRPr="00C05E8C">
        <w:t xml:space="preserve">A alocação de atletas em regatas de remo </w:t>
      </w:r>
      <w:r w:rsidRPr="00C05E8C">
        <w:rPr>
          <w:rFonts w:ascii="Arial" w:hAnsi="Arial" w:cs="Arial"/>
          <w:i/>
        </w:rPr>
        <w:t>master</w:t>
      </w:r>
      <w:r w:rsidRPr="00C05E8C">
        <w:t xml:space="preserve"> é uma tarefa logística complexa, sujeita a diversas restrições operacionais, tais como compatibilidade de idade, gênero, tipos de embarcação e intervalos obrigatórios de descanso. Embora existam soluções eficientes baseadas em pesquisa operacional para otimizar essa escalação matemática, a interface de usuário de implementações prévias, construídas para ambientes </w:t>
      </w:r>
      <w:r w:rsidRPr="00C05E8C">
        <w:rPr>
          <w:rFonts w:ascii="Arial" w:hAnsi="Arial" w:cs="Arial"/>
          <w:i/>
        </w:rPr>
        <w:t>desktop</w:t>
      </w:r>
      <w:r w:rsidRPr="00C05E8C">
        <w:t xml:space="preserve"> específicos, apresenta severas barreiras de instalação e usabilidade que dificultam a adoção prática por clubes esportivos. Este trabalho tem como objetivo desenvolver e implementar uma nova interface gráfica (</w:t>
      </w:r>
      <w:r w:rsidRPr="00C05E8C">
        <w:rPr>
          <w:rFonts w:ascii="Arial" w:hAnsi="Arial" w:cs="Arial"/>
          <w:i/>
        </w:rPr>
        <w:t>Front-end</w:t>
      </w:r>
      <w:r w:rsidRPr="00C05E8C">
        <w:t xml:space="preserve">) moderna, baseada em tecnologias Web (como React), visando democratizar o acesso e aprimorar a Interação Humano-Computador (IHC) do sistema. A metodologia consistiu no desacoplamento da interface original da lógica de otimização (CPLEX), na reestruturação da arquitetura para o modelo cliente-servidor, na prototipação de telas fundamentadas nas heurísticas de usabilidade de Nielsen e na validação direta com usuários reais de um clube de remo. Como resultado, obteve-se um sistema responsivo, ágil e livre de configurações de infraestrutura complexas, permitindo que comissões técnicas realizem o planejamento estratégico de suas guarnições diretamente de navegadores web de forma intuitiva. </w:t>
      </w:r>
    </w:p>
    <w:p w14:paraId="4D600478" w14:textId="77777777" w:rsidR="00C05E8C" w:rsidRDefault="00C05E8C" w:rsidP="00C05E8C">
      <w:pPr>
        <w:rPr>
          <w:b/>
          <w:bCs/>
        </w:rPr>
      </w:pPr>
    </w:p>
    <w:p w14:paraId="77191882" w14:textId="5EE68A99" w:rsidR="00C05E8C" w:rsidRPr="00F054FA" w:rsidRDefault="00C05E8C" w:rsidP="00C05E8C">
      <w:pPr>
        <w:rPr>
          <w:lang w:val="en-US"/>
        </w:rPr>
      </w:pPr>
      <w:r w:rsidRPr="00C05E8C">
        <w:rPr>
          <w:rFonts w:ascii="Arial" w:hAnsi="Arial" w:cs="Arial"/>
          <w:b/>
        </w:rPr>
        <w:t>Palavras-chave:</w:t>
      </w:r>
      <w:r w:rsidRPr="00C05E8C">
        <w:t xml:space="preserve"> Engenharia de Software. Interação Humano-Computador. Remo. Otimização. </w:t>
      </w:r>
      <w:r w:rsidRPr="00F054FA">
        <w:rPr>
          <w:rFonts w:ascii="Arial" w:hAnsi="Arial" w:cs="Arial"/>
          <w:lang w:val="en-US"/>
        </w:rPr>
        <w:t>Desenvolvimento Web.</w:t>
      </w:r>
    </w:p>
    <w:p w14:paraId="6F7B7F85" w14:textId="77777777" w:rsidR="002049B3" w:rsidRPr="007E10A7" w:rsidRDefault="002049B3">
      <w:pPr>
        <w:pBdr>
          <w:top w:val="nil"/>
          <w:left w:val="nil"/>
          <w:bottom w:val="nil"/>
          <w:right w:val="nil"/>
          <w:between w:val="nil"/>
        </w:pBdr>
        <w:spacing w:before="540"/>
        <w:rPr>
          <w:b/>
          <w:bCs/>
          <w:color w:val="000000"/>
          <w:lang w:val="en-US"/>
        </w:rPr>
      </w:pPr>
    </w:p>
    <w:p w14:paraId="6FD809B9" w14:textId="77777777" w:rsidR="002049B3" w:rsidRPr="007E10A7" w:rsidRDefault="002049B3">
      <w:pPr>
        <w:pBdr>
          <w:top w:val="nil"/>
          <w:left w:val="nil"/>
          <w:bottom w:val="nil"/>
          <w:right w:val="nil"/>
          <w:between w:val="nil"/>
        </w:pBdr>
        <w:spacing w:before="540"/>
        <w:rPr>
          <w:b/>
          <w:bCs/>
          <w:color w:val="000000"/>
          <w:lang w:val="en-US"/>
        </w:rPr>
      </w:pPr>
    </w:p>
    <w:p w14:paraId="4DF9FA83" w14:textId="2FA6DB38" w:rsidR="002049B3" w:rsidRPr="00BE3EBB" w:rsidRDefault="002B17EF">
      <w:pPr>
        <w:pBdr>
          <w:top w:val="nil"/>
          <w:left w:val="nil"/>
          <w:bottom w:val="nil"/>
          <w:right w:val="nil"/>
          <w:between w:val="nil"/>
        </w:pBdr>
        <w:spacing w:before="1040" w:after="720"/>
        <w:jc w:val="center"/>
        <w:rPr>
          <w:color w:val="000000"/>
          <w:sz w:val="32"/>
          <w:szCs w:val="32"/>
          <w:lang w:val="en-US"/>
        </w:rPr>
      </w:pPr>
      <w:bookmarkStart w:id="2" w:name="_heading=h.icbzqckeudsj" w:colFirst="0" w:colLast="0"/>
      <w:bookmarkEnd w:id="2"/>
      <w:r w:rsidRPr="00486907">
        <w:rPr>
          <w:rFonts w:ascii="Arial" w:hAnsi="Arial" w:cs="Arial"/>
          <w:lang w:val="en-US"/>
        </w:rPr>
        <w:br w:type="page"/>
      </w:r>
      <w:r w:rsidRPr="00BE3EBB">
        <w:rPr>
          <w:rFonts w:ascii="Arial" w:hAnsi="Arial" w:cs="Arial"/>
          <w:b/>
          <w:color w:val="000000"/>
          <w:sz w:val="32"/>
          <w:szCs w:val="32"/>
          <w:lang w:val="en-US"/>
        </w:rPr>
        <w:lastRenderedPageBreak/>
        <w:t>ABSTRACT</w:t>
      </w:r>
      <w:bookmarkStart w:id="3" w:name="bookmark=id.5fn5urjje7k5" w:colFirst="0" w:colLast="0"/>
      <w:bookmarkEnd w:id="3"/>
    </w:p>
    <w:p w14:paraId="34332F3F" w14:textId="77777777" w:rsidR="00C05E8C" w:rsidRPr="00C05E8C" w:rsidRDefault="00C05E8C" w:rsidP="00C05E8C">
      <w:pPr>
        <w:ind w:firstLine="720"/>
        <w:rPr>
          <w:lang w:val="en-US"/>
        </w:rPr>
      </w:pPr>
      <w:bookmarkStart w:id="4" w:name="_heading=h.pb6mmpsygzo8" w:colFirst="0" w:colLast="0"/>
      <w:bookmarkEnd w:id="4"/>
      <w:r w:rsidRPr="00C05E8C">
        <w:rPr>
          <w:rFonts w:ascii="Arial" w:hAnsi="Arial" w:cs="Arial"/>
          <w:lang w:val="en-US"/>
        </w:rPr>
        <w:t xml:space="preserve">The allocation of athletes in master rowing regattas is a complex logistical task, subject to various operational constraints, such as age compatibility, gender, boat types, and mandatory rest intervals. Although there are efficient solutions based on operations research to mathematically optimize this allocation, the user interface of previous implementations, built for specific desktop environments, presents severe installation and usability barriers that hinder practical adoption by sports clubs. This work aims to develop and implement a new, modern graphical user interface (Front-end) based on Web technologies (such as React), in order to democratize access and improve the Human-Computer Interaction (HCI) of the system. The methodology consisted of decoupling the original interface from the optimization logic (CPLEX), restructuring the architecture to a client-server model, prototyping screens based on Nielsen's usability heuristics, and conducting direct validation with real users from a rowing club. As a result, a responsive, agile system free of complex infrastructure configurations was obtained, allowing technical committees to carry out the strategic planning of their crews directly from web browsers intuitively. </w:t>
      </w:r>
    </w:p>
    <w:p w14:paraId="483CB15D" w14:textId="77777777" w:rsidR="00C05E8C" w:rsidRDefault="00C05E8C" w:rsidP="00C05E8C">
      <w:pPr>
        <w:rPr>
          <w:b/>
          <w:bCs/>
          <w:lang w:val="en-US"/>
        </w:rPr>
      </w:pPr>
    </w:p>
    <w:p w14:paraId="2AA8442D" w14:textId="17B9A6B2" w:rsidR="00C05E8C" w:rsidRPr="00C05E8C" w:rsidRDefault="00C05E8C" w:rsidP="00C05E8C">
      <w:r w:rsidRPr="00C05E8C">
        <w:rPr>
          <w:rFonts w:ascii="Arial" w:hAnsi="Arial" w:cs="Arial"/>
          <w:b/>
          <w:lang w:val="en-US"/>
        </w:rPr>
        <w:t>Keywords:</w:t>
      </w:r>
      <w:r w:rsidRPr="00C05E8C">
        <w:rPr>
          <w:rFonts w:ascii="Arial" w:hAnsi="Arial" w:cs="Arial"/>
          <w:lang w:val="en-US"/>
        </w:rPr>
        <w:t xml:space="preserve"> Software Engineering. Human-Computer Interaction. </w:t>
      </w:r>
      <w:r w:rsidRPr="00C05E8C">
        <w:t>Rowing. Optimization. Web Development.</w:t>
      </w:r>
    </w:p>
    <w:p w14:paraId="0A225B00" w14:textId="77777777" w:rsidR="002049B3" w:rsidRDefault="002B17EF">
      <w:pPr>
        <w:pBdr>
          <w:top w:val="nil"/>
          <w:left w:val="nil"/>
          <w:bottom w:val="nil"/>
          <w:right w:val="nil"/>
          <w:between w:val="nil"/>
        </w:pBdr>
        <w:spacing w:before="1040" w:after="720"/>
        <w:jc w:val="center"/>
        <w:rPr>
          <w:color w:val="000000"/>
          <w:sz w:val="32"/>
          <w:szCs w:val="32"/>
        </w:rPr>
      </w:pPr>
      <w:r w:rsidRPr="000F3334">
        <w:br w:type="column"/>
      </w:r>
      <w:r>
        <w:rPr>
          <w:rFonts w:ascii="Arial" w:hAnsi="Arial" w:cs="Arial"/>
          <w:b/>
          <w:color w:val="000000"/>
          <w:sz w:val="32"/>
          <w:szCs w:val="32"/>
        </w:rPr>
        <w:lastRenderedPageBreak/>
        <w:t>LISTA DE ILUSTRA</w:t>
      </w:r>
      <w:bookmarkStart w:id="5" w:name="bookmark=id.x97gb41qg5x" w:colFirst="0" w:colLast="0"/>
      <w:bookmarkEnd w:id="5"/>
      <w:r>
        <w:rPr>
          <w:rFonts w:ascii="Arial" w:hAnsi="Arial" w:cs="Arial"/>
          <w:b/>
          <w:color w:val="000000"/>
          <w:sz w:val="32"/>
          <w:szCs w:val="32"/>
        </w:rPr>
        <w:t>ÇÕES</w:t>
      </w:r>
    </w:p>
    <w:p w14:paraId="265A6A16" w14:textId="2F472E95" w:rsidR="00320709" w:rsidRDefault="00C05E8C" w:rsidP="00320709">
      <w:pPr>
        <w:pBdr>
          <w:top w:val="nil"/>
          <w:left w:val="nil"/>
          <w:bottom w:val="nil"/>
          <w:right w:val="nil"/>
          <w:between w:val="nil"/>
        </w:pBdr>
        <w:tabs>
          <w:tab w:val="left" w:pos="8647"/>
        </w:tabs>
        <w:spacing w:before="1040" w:after="720"/>
        <w:jc w:val="center"/>
        <w:rPr>
          <w:b/>
          <w:bCs/>
          <w:color w:val="000000"/>
          <w:sz w:val="32"/>
          <w:szCs w:val="32"/>
        </w:rPr>
      </w:pPr>
      <w:fldSimple w:instr=" TOC \h \z \c &quot;Figura&quot; ">
        <w:r>
          <w:rPr>
            <w:rFonts w:ascii="Arial" w:hAnsi="Arial" w:cs="Arial"/>
            <w:b/>
            <w:noProof/>
          </w:rPr>
          <w:t>Nenhuma entrada de índice de ilustrações foi encontrada.</w:t>
        </w:r>
      </w:fldSimple>
      <w:r w:rsidR="002B17EF">
        <w:br w:type="page"/>
      </w:r>
      <w:r w:rsidR="002B17EF">
        <w:rPr>
          <w:rFonts w:ascii="Arial" w:hAnsi="Arial" w:cs="Arial"/>
          <w:b/>
          <w:color w:val="000000"/>
          <w:sz w:val="32"/>
          <w:szCs w:val="32"/>
        </w:rPr>
        <w:lastRenderedPageBreak/>
        <w:t>LISTA DE TABELAS</w:t>
      </w:r>
      <w:bookmarkStart w:id="6" w:name="_heading=h.78mk7poainl9" w:colFirst="0" w:colLast="0"/>
      <w:bookmarkStart w:id="7" w:name="_heading=h.dpfqwvkgy94o" w:colFirst="0" w:colLast="0"/>
      <w:bookmarkEnd w:id="6"/>
      <w:bookmarkEnd w:id="7"/>
    </w:p>
    <w:p w14:paraId="79AD5512" w14:textId="37484364" w:rsidR="002049B3" w:rsidRDefault="00880A6F" w:rsidP="00EF30E5">
      <w:pPr>
        <w:pBdr>
          <w:top w:val="nil"/>
          <w:left w:val="nil"/>
          <w:bottom w:val="nil"/>
          <w:right w:val="nil"/>
          <w:between w:val="nil"/>
        </w:pBdr>
        <w:tabs>
          <w:tab w:val="left" w:pos="8647"/>
        </w:tabs>
        <w:spacing w:before="1040" w:after="720"/>
        <w:rPr>
          <w:b/>
          <w:bCs/>
          <w:color w:val="000000"/>
          <w:sz w:val="32"/>
          <w:szCs w:val="32"/>
        </w:rPr>
      </w:pPr>
      <w:fldSimple w:instr=" TOC \h \z \c &quot;Tabela&quot; ">
        <w:r>
          <w:rPr>
            <w:rFonts w:ascii="Arial" w:hAnsi="Arial" w:cs="Arial"/>
            <w:b/>
            <w:noProof/>
          </w:rPr>
          <w:t>Nenhuma entrada de índice de ilustrações foi encontrada.</w:t>
        </w:r>
      </w:fldSimple>
      <w:r w:rsidR="002B17EF">
        <w:br w:type="page"/>
      </w:r>
      <w:r w:rsidR="002B17EF">
        <w:rPr>
          <w:rFonts w:ascii="Arial" w:hAnsi="Arial" w:cs="Arial"/>
          <w:b/>
          <w:color w:val="000000"/>
          <w:sz w:val="32"/>
          <w:szCs w:val="32"/>
        </w:rPr>
        <w:lastRenderedPageBreak/>
        <w:t>LISTA DE ABREVIATU</w:t>
      </w:r>
      <w:bookmarkStart w:id="8" w:name="bookmark=id.n7y7iko5oxpf" w:colFirst="0" w:colLast="0"/>
      <w:bookmarkEnd w:id="8"/>
      <w:r w:rsidR="002B17EF">
        <w:rPr>
          <w:rFonts w:ascii="Arial" w:hAnsi="Arial" w:cs="Arial"/>
          <w:b/>
          <w:color w:val="000000"/>
          <w:sz w:val="32"/>
          <w:szCs w:val="32"/>
        </w:rPr>
        <w:t>RAS E SIGLAS</w:t>
      </w:r>
    </w:p>
    <w:p w14:paraId="54FFCF03" w14:textId="0A407273" w:rsidR="002952F4" w:rsidRDefault="002952F4" w:rsidP="00AD3377">
      <w:r>
        <w:t xml:space="preserve">API – </w:t>
      </w:r>
      <w:r>
        <w:rPr>
          <w:rFonts w:ascii="Arial" w:hAnsi="Arial" w:cs="Arial"/>
          <w:i/>
        </w:rPr>
        <w:t>Application Programming Interface</w:t>
      </w:r>
      <w:r>
        <w:t xml:space="preserve"> (Interface de Programação de Aplicações) </w:t>
      </w:r>
    </w:p>
    <w:p w14:paraId="34A8214C" w14:textId="7D16CBA6" w:rsidR="00D26BB4" w:rsidRDefault="00D26BB4">
      <w:r w:rsidRPr="00D26BB4">
        <w:rPr>
          <w:rFonts w:ascii="Arial" w:hAnsi="Arial" w:cs="Arial"/>
          <w:rStyle w:val="citation-1022"/>
        </w:rPr>
        <w:t>HTML</w:t>
      </w:r>
      <w:r>
        <w:rPr>
          <w:rFonts w:ascii="Arial" w:hAnsi="Arial" w:cs="Arial"/>
          <w:rStyle w:val="citation-1022"/>
        </w:rPr>
        <w:t xml:space="preserve"> – </w:t>
      </w:r>
      <w:r>
        <w:rPr>
          <w:rFonts w:ascii="Arial" w:hAnsi="Arial" w:cs="Arial"/>
          <w:rStyle w:val="citation-1022"/>
          <w:i/>
        </w:rPr>
        <w:t>HyperText Markup Language</w:t>
      </w:r>
    </w:p>
    <w:p w14:paraId="2DE997EE" w14:textId="4A480DE7" w:rsidR="002952F4" w:rsidRPr="00AB1DCB" w:rsidRDefault="002952F4">
      <w:r w:rsidRPr="00AB1DCB">
        <w:t>IA – Inteligência Artificial</w:t>
      </w:r>
    </w:p>
    <w:p w14:paraId="656BCF68" w14:textId="21E9BE89" w:rsidR="00D26BB4" w:rsidRPr="00D26BB4" w:rsidRDefault="00D26BB4">
      <w:pPr>
        <w:rPr>
          <w:lang w:val="en-US"/>
        </w:rPr>
      </w:pPr>
      <w:r w:rsidRPr="00D26BB4">
        <w:rPr>
          <w:rFonts w:ascii="Arial" w:hAnsi="Arial" w:cs="Arial"/>
          <w:rStyle w:val="citation-1026"/>
          <w:lang w:val="en-US"/>
        </w:rPr>
        <w:t xml:space="preserve">JSON – </w:t>
      </w:r>
      <w:r w:rsidRPr="00D26BB4">
        <w:rPr>
          <w:rFonts w:ascii="Arial" w:hAnsi="Arial" w:cs="Arial"/>
          <w:rStyle w:val="citation-1026"/>
          <w:i/>
          <w:lang w:val="en-US"/>
        </w:rPr>
        <w:t>JavaScript Object Notation</w:t>
      </w:r>
    </w:p>
    <w:p w14:paraId="36975210" w14:textId="2736F4D1" w:rsidR="00D26BB4" w:rsidRPr="00C05E8C" w:rsidRDefault="00D26BB4">
      <w:pPr>
        <w:rPr>
          <w:lang w:val="en-US"/>
        </w:rPr>
      </w:pPr>
      <w:r w:rsidRPr="00C05E8C">
        <w:rPr>
          <w:rFonts w:ascii="Arial" w:hAnsi="Arial" w:cs="Arial"/>
          <w:rStyle w:val="citation-1021"/>
          <w:lang w:val="en-US"/>
        </w:rPr>
        <w:t xml:space="preserve">PDF – </w:t>
      </w:r>
      <w:r w:rsidRPr="00C05E8C">
        <w:rPr>
          <w:rFonts w:ascii="Arial" w:hAnsi="Arial" w:cs="Arial"/>
          <w:rStyle w:val="citation-1021"/>
          <w:i/>
          <w:lang w:val="en-US"/>
        </w:rPr>
        <w:t>Portable Document Format</w:t>
      </w:r>
    </w:p>
    <w:p w14:paraId="5323FD3E" w14:textId="73765A7D" w:rsidR="002952F4" w:rsidRDefault="002952F4">
      <w:r>
        <w:t xml:space="preserve">UX – </w:t>
      </w:r>
      <w:r>
        <w:rPr>
          <w:rFonts w:ascii="Arial" w:hAnsi="Arial" w:cs="Arial"/>
          <w:i/>
        </w:rPr>
        <w:t>User Experience</w:t>
      </w:r>
      <w:r>
        <w:t xml:space="preserve"> (Experiência do Utilizador)</w:t>
      </w:r>
    </w:p>
    <w:p w14:paraId="7F42B62E" w14:textId="726F1519" w:rsidR="002049B3" w:rsidRDefault="002B17EF" w:rsidP="00097383">
      <w:pPr>
        <w:pBdr>
          <w:top w:val="nil"/>
          <w:left w:val="nil"/>
          <w:bottom w:val="nil"/>
          <w:right w:val="nil"/>
          <w:between w:val="nil"/>
        </w:pBdr>
        <w:spacing w:before="1040" w:after="720"/>
        <w:jc w:val="center"/>
        <w:rPr>
          <w:b/>
          <w:bCs/>
          <w:color w:val="000000"/>
          <w:sz w:val="32"/>
          <w:szCs w:val="32"/>
        </w:rPr>
      </w:pPr>
      <w:r>
        <w:br w:type="page"/>
      </w:r>
      <w:r>
        <w:rPr>
          <w:rFonts w:ascii="Arial" w:hAnsi="Arial" w:cs="Arial"/>
          <w:b/>
          <w:color w:val="000000"/>
          <w:sz w:val="32"/>
          <w:szCs w:val="32"/>
        </w:rPr>
        <w:lastRenderedPageBreak/>
        <w:t>SUMÁRIO</w:t>
      </w:r>
    </w:p>
    <w:p w14:paraId="3D54011E" w14:textId="77777777" w:rsidR="002049B3" w:rsidRDefault="002049B3"/>
    <w:sdt>
      <w:sdtPr>
        <w:rPr>
          <w:rFonts w:ascii="Arial" w:eastAsia="Arial" w:hAnsi="Arial" w:cs="Arial"/>
          <w:color w:val="auto"/>
          <w:sz w:val="24"/>
          <w:szCs w:val="24"/>
        </w:rPr>
        <w:id w:val="879359977"/>
        <w:docPartObj>
          <w:docPartGallery w:val="Table of Contents"/>
          <w:docPartUnique/>
        </w:docPartObj>
      </w:sdtPr>
      <w:sdtEndPr>
        <w:rPr>
          <w:b/>
          <w:bCs/>
        </w:rPr>
      </w:sdtEndPr>
      <w:sdtContent>
        <w:p w14:paraId="4BC54AE5" w14:textId="62EA1AF8" w:rsidR="00DF795F" w:rsidRDefault="00DF795F">
          <w:pPr>
            <w:pStyle w:val="CabealhodoSumrio"/>
          </w:pPr>
          <w:r>
            <w:t>Sumário</w:t>
          </w:r>
        </w:p>
        <w:p w14:paraId="0531DE3F" w14:textId="69629545" w:rsidR="0000547E" w:rsidRDefault="00DF795F">
          <w:pPr>
            <w:pStyle w:val="Sumrio1"/>
            <w:tabs>
              <w:tab w:val="left" w:pos="440"/>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9011396" w:history="1">
            <w:r w:rsidR="0000547E" w:rsidRPr="00540D5D">
              <w:rPr>
                <w:rFonts w:ascii="Arial" w:hAnsi="Arial" w:cs="Arial"/>
                <w:rStyle w:val="Hyperlink"/>
                <w:noProof/>
              </w:rPr>
              <w:t>1</w:t>
            </w:r>
            <w:r w:rsidR="0000547E">
              <w:rPr>
                <w:rFonts w:asciiTheme="minorHAnsi" w:eastAsiaTheme="minorEastAsia" w:hAnsiTheme="minorHAnsi" w:cstheme="minorBidi" w:ascii="Arial" w:hAnsi="Arial" w:cs="Arial"/>
                <w:noProof/>
                <w:sz w:val="22"/>
                <w:szCs w:val="22"/>
              </w:rPr>
              <w:tab/>
            </w:r>
            <w:r w:rsidR="0000547E" w:rsidRPr="00540D5D">
              <w:rPr>
                <w:rFonts w:ascii="Arial" w:hAnsi="Arial" w:cs="Arial"/>
                <w:rStyle w:val="Hyperlink"/>
                <w:noProof/>
              </w:rPr>
              <w:t>INTRODUÇÃO</w:t>
            </w:r>
            <w:r w:rsidR="0000547E">
              <w:rPr>
                <w:rFonts w:ascii="Arial" w:hAnsi="Arial" w:cs="Arial"/>
                <w:noProof/>
                <w:webHidden/>
              </w:rPr>
              <w:tab/>
            </w:r>
            <w:r w:rsidR="0000547E">
              <w:rPr>
                <w:rFonts w:ascii="Arial" w:hAnsi="Arial" w:cs="Arial"/>
                <w:noProof/>
                <w:webHidden/>
              </w:rPr>
              <w:fldChar w:fldCharType="begin"/>
            </w:r>
            <w:r w:rsidR="0000547E">
              <w:rPr>
                <w:rFonts w:ascii="Arial" w:hAnsi="Arial" w:cs="Arial"/>
                <w:noProof/>
                <w:webHidden/>
              </w:rPr>
              <w:instrText xml:space="preserve"> PAGEREF _Toc239011396 \h </w:instrText>
            </w:r>
            <w:r w:rsidR="0000547E">
              <w:rPr>
                <w:rFonts w:ascii="Arial" w:hAnsi="Arial" w:cs="Arial"/>
                <w:noProof/>
                <w:webHidden/>
              </w:rPr>
            </w:r>
            <w:r w:rsidR="0000547E">
              <w:rPr>
                <w:rFonts w:ascii="Arial" w:hAnsi="Arial" w:cs="Arial"/>
                <w:noProof/>
                <w:webHidden/>
              </w:rPr>
              <w:fldChar w:fldCharType="separate"/>
            </w:r>
            <w:r w:rsidR="0000547E">
              <w:rPr>
                <w:rFonts w:ascii="Arial" w:hAnsi="Arial" w:cs="Arial"/>
                <w:noProof/>
                <w:webHidden/>
              </w:rPr>
              <w:t>13</w:t>
            </w:r>
            <w:r w:rsidR="0000547E">
              <w:rPr>
                <w:rFonts w:ascii="Arial" w:hAnsi="Arial" w:cs="Arial"/>
                <w:noProof/>
                <w:webHidden/>
              </w:rPr>
              <w:fldChar w:fldCharType="end"/>
            </w:r>
          </w:hyperlink>
        </w:p>
        <w:p w14:paraId="6527DA18" w14:textId="728D03B9" w:rsidR="0000547E" w:rsidRDefault="0000547E">
          <w:pPr>
            <w:pStyle w:val="Sumrio1"/>
            <w:tabs>
              <w:tab w:val="left" w:pos="440"/>
              <w:tab w:val="right" w:leader="dot" w:pos="9062"/>
            </w:tabs>
            <w:rPr>
              <w:rFonts w:asciiTheme="minorHAnsi" w:eastAsiaTheme="minorEastAsia" w:hAnsiTheme="minorHAnsi" w:cstheme="minorBidi"/>
              <w:noProof/>
              <w:sz w:val="22"/>
              <w:szCs w:val="22"/>
            </w:rPr>
          </w:pPr>
          <w:hyperlink w:anchor="_Toc239011397" w:history="1">
            <w:r w:rsidRPr="00540D5D">
              <w:rPr>
                <w:rFonts w:ascii="Arial" w:hAnsi="Arial" w:cs="Arial"/>
                <w:rStyle w:val="Hyperlink"/>
                <w:noProof/>
              </w:rPr>
              <w:t>2</w:t>
            </w:r>
            <w:r>
              <w:rPr>
                <w:rFonts w:asciiTheme="minorHAnsi" w:eastAsiaTheme="minorEastAsia" w:hAnsiTheme="minorHAnsi" w:cstheme="minorBidi" w:ascii="Arial" w:hAnsi="Arial" w:cs="Arial"/>
                <w:noProof/>
                <w:sz w:val="22"/>
                <w:szCs w:val="22"/>
              </w:rPr>
              <w:tab/>
            </w:r>
            <w:r w:rsidRPr="00540D5D">
              <w:rPr>
                <w:rFonts w:ascii="Arial" w:hAnsi="Arial" w:cs="Arial"/>
                <w:rStyle w:val="Hyperlink"/>
                <w:noProof/>
              </w:rPr>
              <w:t>DEFINIÇÃO DO PROBLEMA</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_Toc239011397 \h </w:instrText>
            </w:r>
            <w:r>
              <w:rPr>
                <w:rFonts w:ascii="Arial" w:hAnsi="Arial" w:cs="Arial"/>
                <w:noProof/>
                <w:webHidden/>
              </w:rPr>
            </w:r>
            <w:r>
              <w:rPr>
                <w:rFonts w:ascii="Arial" w:hAnsi="Arial" w:cs="Arial"/>
                <w:noProof/>
                <w:webHidden/>
              </w:rPr>
              <w:fldChar w:fldCharType="separate"/>
            </w:r>
            <w:r>
              <w:rPr>
                <w:rFonts w:ascii="Arial" w:hAnsi="Arial" w:cs="Arial"/>
                <w:noProof/>
                <w:webHidden/>
              </w:rPr>
              <w:t>14</w:t>
            </w:r>
            <w:r>
              <w:rPr>
                <w:rFonts w:ascii="Arial" w:hAnsi="Arial" w:cs="Arial"/>
                <w:noProof/>
                <w:webHidden/>
              </w:rPr>
              <w:fldChar w:fldCharType="end"/>
            </w:r>
          </w:hyperlink>
        </w:p>
        <w:p w14:paraId="44E6C84C" w14:textId="49FFC68E" w:rsidR="0000547E" w:rsidRDefault="0000547E">
          <w:pPr>
            <w:pStyle w:val="Sumrio1"/>
            <w:tabs>
              <w:tab w:val="left" w:pos="440"/>
              <w:tab w:val="right" w:leader="dot" w:pos="9062"/>
            </w:tabs>
            <w:rPr>
              <w:rFonts w:asciiTheme="minorHAnsi" w:eastAsiaTheme="minorEastAsia" w:hAnsiTheme="minorHAnsi" w:cstheme="minorBidi"/>
              <w:noProof/>
              <w:sz w:val="22"/>
              <w:szCs w:val="22"/>
            </w:rPr>
          </w:pPr>
          <w:hyperlink w:anchor="_Toc239011398" w:history="1">
            <w:r w:rsidRPr="00540D5D">
              <w:rPr>
                <w:rFonts w:ascii="Arial" w:hAnsi="Arial" w:cs="Arial"/>
                <w:rStyle w:val="Hyperlink"/>
                <w:noProof/>
              </w:rPr>
              <w:t>3</w:t>
            </w:r>
            <w:r>
              <w:rPr>
                <w:rFonts w:asciiTheme="minorHAnsi" w:eastAsiaTheme="minorEastAsia" w:hAnsiTheme="minorHAnsi" w:cstheme="minorBidi" w:ascii="Arial" w:hAnsi="Arial" w:cs="Arial"/>
                <w:noProof/>
                <w:sz w:val="22"/>
                <w:szCs w:val="22"/>
              </w:rPr>
              <w:tab/>
            </w:r>
            <w:r w:rsidRPr="00540D5D">
              <w:rPr>
                <w:rFonts w:ascii="Arial" w:hAnsi="Arial" w:cs="Arial"/>
                <w:rStyle w:val="Hyperlink"/>
                <w:noProof/>
              </w:rPr>
              <w:t>OBJETIVOS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_Toc239011398 \h </w:instrText>
            </w:r>
            <w:r>
              <w:rPr>
                <w:rFonts w:ascii="Arial" w:hAnsi="Arial" w:cs="Arial"/>
                <w:noProof/>
                <w:webHidden/>
              </w:rPr>
            </w:r>
            <w:r>
              <w:rPr>
                <w:rFonts w:ascii="Arial" w:hAnsi="Arial" w:cs="Arial"/>
                <w:noProof/>
                <w:webHidden/>
              </w:rPr>
              <w:fldChar w:fldCharType="separate"/>
            </w:r>
            <w:r>
              <w:rPr>
                <w:rFonts w:ascii="Arial" w:hAnsi="Arial" w:cs="Arial"/>
                <w:noProof/>
                <w:webHidden/>
              </w:rPr>
              <w:t>15</w:t>
            </w:r>
            <w:r>
              <w:rPr>
                <w:rFonts w:ascii="Arial" w:hAnsi="Arial" w:cs="Arial"/>
                <w:noProof/>
                <w:webHidden/>
              </w:rPr>
              <w:fldChar w:fldCharType="end"/>
            </w:r>
          </w:hyperlink>
        </w:p>
        <w:p w14:paraId="649EF5EE" w14:textId="08A45F7C" w:rsidR="0000547E" w:rsidRDefault="0000547E">
          <w:pPr>
            <w:pStyle w:val="Sumrio2"/>
            <w:tabs>
              <w:tab w:val="left" w:pos="880"/>
              <w:tab w:val="right" w:leader="dot" w:pos="9062"/>
            </w:tabs>
            <w:rPr>
              <w:rFonts w:asciiTheme="minorHAnsi" w:eastAsiaTheme="minorEastAsia" w:hAnsiTheme="minorHAnsi" w:cstheme="minorBidi"/>
              <w:noProof/>
              <w:sz w:val="22"/>
              <w:szCs w:val="22"/>
            </w:rPr>
          </w:pPr>
          <w:hyperlink w:anchor="_Toc239011399" w:history="1">
            <w:r w:rsidRPr="00540D5D">
              <w:rPr>
                <w:rFonts w:ascii="Arial" w:hAnsi="Arial" w:cs="Arial"/>
                <w:rStyle w:val="Hyperlink"/>
                <w:noProof/>
              </w:rPr>
              <w:t>3.1</w:t>
            </w:r>
            <w:r>
              <w:rPr>
                <w:rFonts w:asciiTheme="minorHAnsi" w:eastAsiaTheme="minorEastAsia" w:hAnsiTheme="minorHAnsi" w:cstheme="minorBidi" w:ascii="Arial" w:hAnsi="Arial" w:cs="Arial"/>
                <w:noProof/>
                <w:sz w:val="22"/>
                <w:szCs w:val="22"/>
              </w:rPr>
              <w:tab/>
            </w:r>
            <w:r w:rsidRPr="00540D5D">
              <w:rPr>
                <w:rFonts w:ascii="Arial" w:hAnsi="Arial" w:cs="Arial"/>
                <w:rStyle w:val="Hyperlink"/>
                <w:noProof/>
              </w:rPr>
              <w:t>OBJETIVO GERAL</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_Toc239011399 \h </w:instrText>
            </w:r>
            <w:r>
              <w:rPr>
                <w:rFonts w:ascii="Arial" w:hAnsi="Arial" w:cs="Arial"/>
                <w:noProof/>
                <w:webHidden/>
              </w:rPr>
            </w:r>
            <w:r>
              <w:rPr>
                <w:rFonts w:ascii="Arial" w:hAnsi="Arial" w:cs="Arial"/>
                <w:noProof/>
                <w:webHidden/>
              </w:rPr>
              <w:fldChar w:fldCharType="separate"/>
            </w:r>
            <w:r>
              <w:rPr>
                <w:rFonts w:ascii="Arial" w:hAnsi="Arial" w:cs="Arial"/>
                <w:noProof/>
                <w:webHidden/>
              </w:rPr>
              <w:t>15</w:t>
            </w:r>
            <w:r>
              <w:rPr>
                <w:rFonts w:ascii="Arial" w:hAnsi="Arial" w:cs="Arial"/>
                <w:noProof/>
                <w:webHidden/>
              </w:rPr>
              <w:fldChar w:fldCharType="end"/>
            </w:r>
          </w:hyperlink>
        </w:p>
        <w:p w14:paraId="414DA1FF" w14:textId="4B859A40" w:rsidR="0000547E" w:rsidRDefault="0000547E">
          <w:pPr>
            <w:pStyle w:val="Sumrio2"/>
            <w:tabs>
              <w:tab w:val="left" w:pos="880"/>
              <w:tab w:val="right" w:leader="dot" w:pos="9062"/>
            </w:tabs>
            <w:rPr>
              <w:rFonts w:asciiTheme="minorHAnsi" w:eastAsiaTheme="minorEastAsia" w:hAnsiTheme="minorHAnsi" w:cstheme="minorBidi"/>
              <w:noProof/>
              <w:sz w:val="22"/>
              <w:szCs w:val="22"/>
            </w:rPr>
          </w:pPr>
          <w:hyperlink w:anchor="_Toc239011400" w:history="1">
            <w:r w:rsidRPr="00540D5D">
              <w:rPr>
                <w:rFonts w:ascii="Arial" w:hAnsi="Arial" w:cs="Arial"/>
                <w:rStyle w:val="Hyperlink"/>
                <w:noProof/>
              </w:rPr>
              <w:t>3.2</w:t>
            </w:r>
            <w:r>
              <w:rPr>
                <w:rFonts w:asciiTheme="minorHAnsi" w:eastAsiaTheme="minorEastAsia" w:hAnsiTheme="minorHAnsi" w:cstheme="minorBidi" w:ascii="Arial" w:hAnsi="Arial" w:cs="Arial"/>
                <w:noProof/>
                <w:sz w:val="22"/>
                <w:szCs w:val="22"/>
              </w:rPr>
              <w:tab/>
            </w:r>
            <w:r w:rsidRPr="00540D5D">
              <w:rPr>
                <w:rFonts w:ascii="Arial" w:hAnsi="Arial" w:cs="Arial"/>
                <w:rStyle w:val="Hyperlink"/>
                <w:noProof/>
              </w:rPr>
              <w:t>OBJETIVOS ESPECÍFICOS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_Toc239011400 \h </w:instrText>
            </w:r>
            <w:r>
              <w:rPr>
                <w:rFonts w:ascii="Arial" w:hAnsi="Arial" w:cs="Arial"/>
                <w:noProof/>
                <w:webHidden/>
              </w:rPr>
            </w:r>
            <w:r>
              <w:rPr>
                <w:rFonts w:ascii="Arial" w:hAnsi="Arial" w:cs="Arial"/>
                <w:noProof/>
                <w:webHidden/>
              </w:rPr>
              <w:fldChar w:fldCharType="separate"/>
            </w:r>
            <w:r>
              <w:rPr>
                <w:rFonts w:ascii="Arial" w:hAnsi="Arial" w:cs="Arial"/>
                <w:noProof/>
                <w:webHidden/>
              </w:rPr>
              <w:t>15</w:t>
            </w:r>
            <w:r>
              <w:rPr>
                <w:rFonts w:ascii="Arial" w:hAnsi="Arial" w:cs="Arial"/>
                <w:noProof/>
                <w:webHidden/>
              </w:rPr>
              <w:fldChar w:fldCharType="end"/>
            </w:r>
          </w:hyperlink>
        </w:p>
        <w:p w14:paraId="5A4C9B1D" w14:textId="76C6AB61" w:rsidR="0000547E" w:rsidRDefault="0000547E">
          <w:pPr>
            <w:pStyle w:val="Sumrio1"/>
            <w:tabs>
              <w:tab w:val="left" w:pos="440"/>
              <w:tab w:val="right" w:leader="dot" w:pos="9062"/>
            </w:tabs>
            <w:rPr>
              <w:rFonts w:asciiTheme="minorHAnsi" w:eastAsiaTheme="minorEastAsia" w:hAnsiTheme="minorHAnsi" w:cstheme="minorBidi"/>
              <w:noProof/>
              <w:sz w:val="22"/>
              <w:szCs w:val="22"/>
            </w:rPr>
          </w:pPr>
          <w:hyperlink w:anchor="_Toc239011401" w:history="1">
            <w:r w:rsidRPr="00540D5D">
              <w:rPr>
                <w:rFonts w:ascii="Arial" w:hAnsi="Arial" w:cs="Arial"/>
                <w:rStyle w:val="Hyperlink"/>
                <w:noProof/>
              </w:rPr>
              <w:t>4</w:t>
            </w:r>
            <w:r>
              <w:rPr>
                <w:rFonts w:asciiTheme="minorHAnsi" w:eastAsiaTheme="minorEastAsia" w:hAnsiTheme="minorHAnsi" w:cstheme="minorBidi" w:ascii="Arial" w:hAnsi="Arial" w:cs="Arial"/>
                <w:noProof/>
                <w:sz w:val="22"/>
                <w:szCs w:val="22"/>
              </w:rPr>
              <w:tab/>
            </w:r>
            <w:r w:rsidRPr="00540D5D">
              <w:rPr>
                <w:rFonts w:ascii="Arial" w:hAnsi="Arial" w:cs="Arial"/>
                <w:rStyle w:val="Hyperlink"/>
                <w:noProof/>
              </w:rPr>
              <w:t>JUSTIFICATIVA</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_Toc239011401 \h </w:instrText>
            </w:r>
            <w:r>
              <w:rPr>
                <w:rFonts w:ascii="Arial" w:hAnsi="Arial" w:cs="Arial"/>
                <w:noProof/>
                <w:webHidden/>
              </w:rPr>
            </w:r>
            <w:r>
              <w:rPr>
                <w:rFonts w:ascii="Arial" w:hAnsi="Arial" w:cs="Arial"/>
                <w:noProof/>
                <w:webHidden/>
              </w:rPr>
              <w:fldChar w:fldCharType="separate"/>
            </w:r>
            <w:r>
              <w:rPr>
                <w:rFonts w:ascii="Arial" w:hAnsi="Arial" w:cs="Arial"/>
                <w:noProof/>
                <w:webHidden/>
              </w:rPr>
              <w:t>17</w:t>
            </w:r>
            <w:r>
              <w:rPr>
                <w:rFonts w:ascii="Arial" w:hAnsi="Arial" w:cs="Arial"/>
                <w:noProof/>
                <w:webHidden/>
              </w:rPr>
              <w:fldChar w:fldCharType="end"/>
            </w:r>
          </w:hyperlink>
        </w:p>
        <w:p w14:paraId="53715CF2" w14:textId="47E77B74" w:rsidR="002049B3" w:rsidRDefault="00DF795F" w:rsidP="000F3334">
          <w:pPr>
            <w:sectPr w:rsidR="002049B3">
              <w:headerReference w:type="default" r:id="rId9"/>
              <w:pgSz w:w="11907" w:h="16840"/>
              <w:pgMar w:top="1701" w:right="1134" w:bottom="1134" w:left="1701" w:header="709" w:footer="709" w:gutter="0"/>
              <w:pgNumType w:start="1"/>
              <w:cols w:space="720"/>
            </w:sectPr>
          </w:pPr>
          <w:r>
            <w:rPr>
              <w:rFonts w:ascii="Arial" w:hAnsi="Arial" w:cs="Arial"/>
              <w:b/>
            </w:rPr>
            <w:fldChar w:fldCharType="end"/>
          </w:r>
        </w:p>
      </w:sdtContent>
    </w:sdt>
    <w:p w14:paraId="3F079C09" w14:textId="77777777" w:rsidR="002049B3" w:rsidRDefault="002B17EF" w:rsidP="00097383">
      <w:pPr>
        <w:pStyle w:val="Ttulo1"/>
      </w:pPr>
      <w:r>
        <w:t>1 INTRODUÇÃO</w:t>
      </w:r>
    </w:p>
    <w:p w14:paraId="4A932151" w14:textId="77777777" w:rsidR="00C05E8C" w:rsidRPr="00C05E8C" w:rsidRDefault="00C05E8C" w:rsidP="00C05E8C">
      <w:pPr>
        <w:ind w:firstLine="432"/>
      </w:pPr>
      <w:bookmarkStart w:id="10" w:name="bookmark=id.l8k72k2g6ytu" w:colFirst="0" w:colLast="0"/>
      <w:bookmarkEnd w:id="10"/>
      <w:r w:rsidRPr="00C05E8C">
        <w:t xml:space="preserve">Com o avanço da tecnologia, é cada vez mais comum o uso de ferramentas computacionais para a resolução de problemas complexos e a otimização de processos. No contexto esportivo, esse cenário não é diferente, sendo amplamente difundida a utilização de aplicações para auxiliar programas de treinamento e a tomada de decisão estratégica por parte das comissões técnicas. Este trabalho insere-se na intersecção entre a Engenharia de Software e a gestão esportiva, com foco na modernização da interface de um sistema de apoio à decisão voltado para a modalidade de remo. </w:t>
      </w:r>
    </w:p>
    <w:p w14:paraId="09720821" w14:textId="77777777" w:rsidR="00C05E8C" w:rsidRPr="00C05E8C" w:rsidRDefault="00C05E8C" w:rsidP="00C05E8C">
      <w:pPr>
        <w:ind w:firstLine="432"/>
      </w:pPr>
      <w:r w:rsidRPr="00C05E8C">
        <w:t xml:space="preserve">As competições de remo </w:t>
      </w:r>
      <w:r w:rsidRPr="00C05E8C">
        <w:rPr>
          <w:rFonts w:ascii="Arial" w:hAnsi="Arial" w:cs="Arial"/>
          <w:i/>
        </w:rPr>
        <w:t>master</w:t>
      </w:r>
      <w:r w:rsidRPr="00C05E8C">
        <w:t xml:space="preserve"> (destinadas a atletas com 27 anos ou mais) envolvem uma logística extremamente complexa. As regatas compreendem diversas provas, divididas por classes etárias, gênero (masculino, feminino ou misto) e diferentes tipos de barcos (com variações de 1 a 8 lugares, com ou sem timoneiro). A alocação dos remadores para formar as equipes é uma tarefa desafiadora, pois exige o respeito a inúmeras restrições, como a idade média do barco, limites de participações mínimas e máximas por atleta e o tempo de descanso necessário entre as provas. </w:t>
      </w:r>
    </w:p>
    <w:p w14:paraId="76AE9C72" w14:textId="77777777" w:rsidR="00C05E8C" w:rsidRPr="00C05E8C" w:rsidRDefault="00C05E8C" w:rsidP="00C05E8C">
      <w:pPr>
        <w:ind w:firstLine="432"/>
      </w:pPr>
      <w:r w:rsidRPr="00C05E8C">
        <w:t>Para solucionar essa dificuldade, Ramalho (2024) propôs uma formulação matemática de programação inteira e desenvolveu um Sistema de Apoio à Decisão utilizando o solucionador IBM ILOG CPLEX, capaz de encontrar soluções ótimas de escalação em segundos. Para a utilização desse modelo, foi criada uma interface gráfica desenvolvida em linguagem C++ com a biblioteca Gtkmm. A ferramenta provou ser eficaz para reduzir o tempo de planejamento das equipes, obtendo resultados matematicamente superiores às alocações feitas de forma puramente manual pelos técnicos.</w:t>
      </w:r>
    </w:p>
    <w:p w14:paraId="1AF571FA" w14:textId="24ABB57E" w:rsidR="002049B3" w:rsidRDefault="00B77218" w:rsidP="00B77218">
      <w:pPr>
        <w:pStyle w:val="Ttulo1"/>
      </w:pPr>
      <w:r>
        <w:t>2 DEFINIÇÃO DO PROBLEMA</w:t>
      </w:r>
    </w:p>
    <w:p w14:paraId="34FCB376" w14:textId="77777777" w:rsidR="00880A6F" w:rsidRPr="00880A6F" w:rsidRDefault="00880A6F" w:rsidP="00880A6F">
      <w:pPr>
        <w:ind w:firstLine="432"/>
      </w:pPr>
      <w:r w:rsidRPr="00880A6F">
        <w:t xml:space="preserve">A gestão esportiva de alto rendimento exige agilidade e precisão. Nas competições de remo </w:t>
      </w:r>
      <w:r w:rsidRPr="00880A6F">
        <w:rPr>
          <w:rFonts w:ascii="Arial" w:hAnsi="Arial" w:cs="Arial"/>
          <w:i/>
        </w:rPr>
        <w:t>master</w:t>
      </w:r>
      <w:r w:rsidRPr="00880A6F">
        <w:t xml:space="preserve">, a alocação de atletas envolve a satisfação de um conjunto severo de restrições operacionais e logísticas. Apesar da inquestionável eficiência algorítmica do modelo matemático de programação inteira desenvolvido por Ramalho (2024), que soluciona o problema de escalação em tempo hábil, a sua implementação tecnológica e interface com o usuário apresentam barreiras arquiteturais significativas que inviabilizam a adoção institucional pelos clubes esportivos. </w:t>
      </w:r>
    </w:p>
    <w:p w14:paraId="3394B4B9" w14:textId="0B5D4196" w:rsidR="00880A6F" w:rsidRPr="00880A6F" w:rsidRDefault="00880A6F" w:rsidP="00880A6F">
      <w:pPr>
        <w:ind w:firstLine="432"/>
      </w:pPr>
      <w:r w:rsidRPr="00880A6F">
        <w:t xml:space="preserve">O problema central reside na forma como o Sistema de Apoio à Decisão original foi disponibilizado. A interface visual foi construída nativamente para ambientes </w:t>
      </w:r>
      <w:r w:rsidRPr="00880A6F">
        <w:rPr>
          <w:rFonts w:ascii="Arial" w:hAnsi="Arial" w:cs="Arial"/>
          <w:i/>
        </w:rPr>
        <w:t>desktop</w:t>
      </w:r>
      <w:r w:rsidRPr="00880A6F">
        <w:t xml:space="preserve">, utilizando a linguagem C++ integrada à biblioteca gráfica Gtkmm. Essa decisão arquitetural resulta em um processo de implantação extremamente complexo e inacessível para o usuário final, que, neste contexto, </w:t>
      </w:r>
      <w:del w:id="12" w:author="Simone Martins" w:date="2026-08-31T16:46:00Z" ns4:dateUtc="2026-08-31T19:46:00Z">
        <w:r w:rsidRPr="00880A6F" w:rsidDel="00F054FA">
          <w:delText>são os treinadores e gestores esportivos</w:delText>
        </w:r>
      </w:del>
      <w:ins w:id="13" w:author="Simone Martins" w:date="2026-08-31T16:46:00Z" ns4:dateUtc="2026-08-31T19:46:00Z">
        <w:r w:rsidR="00F054FA">
          <w:t>é o treinador ou o gestor esportivo</w:t>
        </w:r>
      </w:ins>
      <w:r w:rsidRPr="00880A6F">
        <w:t xml:space="preserve">. </w:t>
      </w:r>
    </w:p>
    <w:p w14:paraId="1085F897" w14:textId="77777777" w:rsidR="00880A6F" w:rsidRPr="00880A6F" w:rsidRDefault="00880A6F" w:rsidP="00880A6F">
      <w:pPr>
        <w:ind w:firstLine="432"/>
      </w:pPr>
      <w:r w:rsidRPr="00880A6F">
        <w:t xml:space="preserve">Conforme documentado nas instruções de instalação da ferramenta original, para que um técnico de remo consiga utilizar o sistema de escalação em um computador comum, ele precisa enfrentar uma longa esteira de requisitos técnicos. O procedimento exige a instalação de </w:t>
      </w:r>
      <w:r w:rsidRPr="00880A6F">
        <w:rPr>
          <w:rFonts w:ascii="Arial" w:hAnsi="Arial" w:cs="Arial"/>
          <w:i/>
        </w:rPr>
        <w:t>softwares</w:t>
      </w:r>
      <w:r w:rsidRPr="00880A6F">
        <w:t xml:space="preserve"> de virtualização, como o VMWare Player, a criação de uma máquina virtual executando o sistema operacional Linux (na distribuição Ubuntu 23.04), a execução de linhas de comando via terminal para a instalação de bibliotecas de desenvolvimento (como </w:t>
      </w:r>
      <w:r w:rsidRPr="00880A6F">
        <w:rPr>
          <w:rFonts w:ascii="Arial" w:hAnsi="Arial" w:cs="Arial"/>
          <w:i/>
        </w:rPr>
        <w:t>libgtkmm-4.0-dev</w:t>
      </w:r>
      <w:r w:rsidRPr="00880A6F">
        <w:t xml:space="preserve">) e a implantação manual dos binários restritos do solucionador IBM ILOG CPLEX. </w:t>
      </w:r>
    </w:p>
    <w:p w14:paraId="1FD9BD1A" w14:textId="77777777" w:rsidR="00880A6F" w:rsidRPr="00880A6F" w:rsidRDefault="00880A6F" w:rsidP="00880A6F">
      <w:pPr>
        <w:ind w:firstLine="432"/>
      </w:pPr>
      <w:r w:rsidRPr="00880A6F">
        <w:t xml:space="preserve">Essa exigência de infraestrutura engessada e a necessidade de conhecimento técnico prévio em sistemas operacionais baseados em Unix criam um atrito desproporcional. A realidade operacional de um clube de remo demanda dinamismo. As comissões técnicas necessitam de sistemas ágeis, que permitam o planejamento prévio e a realização de ajustes de última hora diretamente na beira da raia de competição, frequentemente utilizando </w:t>
      </w:r>
      <w:r w:rsidRPr="00880A6F">
        <w:rPr>
          <w:rFonts w:ascii="Arial" w:hAnsi="Arial" w:cs="Arial"/>
          <w:i/>
        </w:rPr>
        <w:t>tablets</w:t>
      </w:r>
      <w:r w:rsidRPr="00880A6F">
        <w:t xml:space="preserve"> ou </w:t>
      </w:r>
      <w:r w:rsidRPr="00880A6F">
        <w:rPr>
          <w:rFonts w:ascii="Arial" w:hAnsi="Arial" w:cs="Arial"/>
          <w:i/>
        </w:rPr>
        <w:t>smartphones</w:t>
      </w:r>
      <w:r w:rsidRPr="00880A6F">
        <w:t xml:space="preserve">. Um sistema restrito a um </w:t>
      </w:r>
      <w:r w:rsidRPr="00880A6F">
        <w:rPr>
          <w:rFonts w:ascii="Arial" w:hAnsi="Arial" w:cs="Arial"/>
          <w:i/>
        </w:rPr>
        <w:t>desktop</w:t>
      </w:r>
      <w:r w:rsidRPr="00880A6F">
        <w:t xml:space="preserve"> virtualizado impede esse fluxo de trabalho natural.</w:t>
      </w:r>
    </w:p>
    <w:p w14:paraId="7F386163" w14:textId="5019F7C8" w:rsidR="00880A6F" w:rsidRDefault="00880A6F" w:rsidP="00880A6F">
      <w:pPr>
        <w:ind w:firstLine="432"/>
      </w:pPr>
      <w:r w:rsidRPr="00880A6F">
        <w:lastRenderedPageBreak/>
        <w:t xml:space="preserve">Portanto, evidencia-se um </w:t>
      </w:r>
      <w:r w:rsidR="002E4E02">
        <w:t>obstáculo</w:t>
      </w:r>
      <w:r w:rsidRPr="00880A6F">
        <w:t xml:space="preserve"> entre o poder de resolução matemática do modelo criado e a sua viabilidade como um produto de </w:t>
      </w:r>
      <w:r w:rsidRPr="00880A6F">
        <w:rPr>
          <w:rFonts w:ascii="Arial" w:hAnsi="Arial" w:cs="Arial"/>
          <w:i/>
        </w:rPr>
        <w:t>software</w:t>
      </w:r>
      <w:r w:rsidRPr="00880A6F">
        <w:t xml:space="preserve"> comercial ou de uso diário. Diante desse cenário, define-se a seguinte questão de pesquisa que norteia este trabalho: </w:t>
      </w:r>
      <w:r w:rsidRPr="00880A6F">
        <w:rPr>
          <w:rFonts w:ascii="Arial" w:hAnsi="Arial" w:cs="Arial"/>
          <w:b/>
        </w:rPr>
        <w:t xml:space="preserve">Como projetar, estruturar e desenvolver uma interface de usuário responsiva e moderna, fundamentada em tecnologias </w:t>
      </w:r>
      <w:r w:rsidRPr="00880A6F">
        <w:rPr>
          <w:rFonts w:ascii="Arial" w:hAnsi="Arial" w:cs="Arial"/>
          <w:b/>
          <w:i/>
        </w:rPr>
        <w:t>Web</w:t>
      </w:r>
      <w:r w:rsidRPr="00880A6F">
        <w:rPr>
          <w:rFonts w:ascii="Arial" w:hAnsi="Arial" w:cs="Arial"/>
          <w:b/>
        </w:rPr>
        <w:t xml:space="preserve">, capaz de abstrair toda a complexidade de infraestrutura do </w:t>
      </w:r>
      <w:r w:rsidRPr="00880A6F">
        <w:rPr>
          <w:rFonts w:ascii="Arial" w:hAnsi="Arial" w:cs="Arial"/>
          <w:b/>
          <w:i/>
        </w:rPr>
        <w:t>back-end</w:t>
      </w:r>
      <w:r w:rsidRPr="00880A6F">
        <w:rPr>
          <w:rFonts w:ascii="Arial" w:hAnsi="Arial" w:cs="Arial"/>
          <w:b/>
        </w:rPr>
        <w:t xml:space="preserve"> (Gtkmm e CPLEX) e viabilizar o uso, intuitivo e portátil do modelo de otimização de escalação de atletas de remo?</w:t>
      </w:r>
      <w:r w:rsidRPr="00880A6F">
        <w:t xml:space="preserve"> </w:t>
      </w:r>
    </w:p>
    <w:p w14:paraId="57C8E646" w14:textId="5136EC89" w:rsidR="00FA608D" w:rsidRDefault="00FA608D" w:rsidP="00880A6F">
      <w:pPr>
        <w:ind w:firstLine="432"/>
      </w:pPr>
    </w:p>
    <w:p w14:paraId="431D2D32" w14:textId="6AA03B5C" w:rsidR="00FA608D" w:rsidRDefault="00FA608D" w:rsidP="00FA608D">
      <w:pPr>
        <w:pStyle w:val="Ttulo2"/>
      </w:pPr>
      <w:r>
        <w:t>OBJETIVOS</w:t>
      </w:r>
    </w:p>
    <w:p w14:paraId="20121B08" w14:textId="502595FB" w:rsidR="00FA608D" w:rsidRDefault="00FA608D" w:rsidP="00FA608D">
      <w:pPr>
        <w:pStyle w:val="Ttulo3"/>
      </w:pPr>
      <w:r>
        <w:t>Objetivo Geral</w:t>
      </w:r>
    </w:p>
    <w:p w14:paraId="4CF7958D" w14:textId="6535C5B1" w:rsidR="00FA608D" w:rsidRDefault="00FA608D" w:rsidP="00FA608D">
      <w:pPr>
        <w:ind w:firstLine="576"/>
      </w:pPr>
      <w:r>
        <w:t>O objetivo central deste trabalho é projetar, desenvolver e implementar uma interface gráfica de usuário (</w:t>
      </w:r>
      <w:r>
        <w:rPr>
          <w:rFonts w:ascii="Arial" w:hAnsi="Arial" w:cs="Arial"/>
          <w:i/>
        </w:rPr>
        <w:t>Front-end</w:t>
      </w:r>
      <w:r>
        <w:t xml:space="preserve">) moderna, ergonômica e responsiva, fundamentada em tecnologias </w:t>
      </w:r>
      <w:r>
        <w:rPr>
          <w:rFonts w:ascii="Arial" w:hAnsi="Arial" w:cs="Arial"/>
          <w:i/>
        </w:rPr>
        <w:t>Web</w:t>
      </w:r>
      <w:r>
        <w:t xml:space="preserve">, para o sistema de apoio à decisão de alocação de atletas de remo. O intuito é substituir a arquitetura </w:t>
      </w:r>
      <w:r>
        <w:rPr>
          <w:rFonts w:ascii="Arial" w:hAnsi="Arial" w:cs="Arial"/>
          <w:i/>
        </w:rPr>
        <w:t>desktop</w:t>
      </w:r>
      <w:r>
        <w:t xml:space="preserve"> original (baseada em C++ e Gtkmm), abstraindo a complexidade de configuração da infraestrutura de otimização e viabilizando a adoção prática e comercial da ferramenta junto a gestores e clubes esportivos.</w:t>
      </w:r>
    </w:p>
    <w:p w14:paraId="5AEDF52F" w14:textId="0878DC8D" w:rsidR="00FA608D" w:rsidRDefault="00FA608D" w:rsidP="00FA608D">
      <w:pPr>
        <w:pStyle w:val="Ttulo3"/>
      </w:pPr>
      <w:r>
        <w:t>Objetivos Específicos</w:t>
      </w:r>
    </w:p>
    <w:p w14:paraId="4B6C45C4" w14:textId="77777777" w:rsidR="00FA608D" w:rsidRDefault="00FA608D" w:rsidP="00FA608D">
      <w:pPr>
        <w:pStyle w:val="Ttulo3"/>
      </w:pPr>
      <w:r>
        <w:t>Para o alcance do objetivo geral proposto, foram delineados os seguintes objetivos específicos, que guiarão as etapas de desenvolvimento do projeto:</w:t>
      </w:r>
    </w:p>
    <w:p w14:paraId="13BD3C09" w14:textId="77777777" w:rsidR="00FA608D" w:rsidRDefault="00FA608D" w:rsidP="00FA608D">
      <w:pPr>
        <w:pStyle w:val="PargrafodaLista"/>
        <w:numPr>
          <w:ilvl w:val="0"/>
          <w:numId w:val="38"/>
        </w:numPr>
        <w:spacing w:line="360" w:lineRule="auto" w:after="80"/>
        <w:ind w:left="720" w:hanging="360"/>
        <w:jc w:val="left"/>
      </w:pPr>
      <w:r/>
      <w:r>
        <w:rPr>
          <w:rFonts w:ascii="Arial" w:hAnsi="Arial" w:cs="Arial"/>
          <w:sz w:val="24"/>
        </w:rPr>
        <w:t xml:space="preserve">• </w:t>
      </w:r>
      <w:r>
        <w:rPr>
          <w:rFonts w:ascii="Arial" w:hAnsi="Arial" w:cs="Arial"/>
          <w:b/>
          <w:sz w:val="24"/>
        </w:rPr>
        <w:t xml:space="preserve">Desacoplar a arquitetura do sistema: </w:t>
      </w:r>
      <w:r>
        <w:rPr>
          <w:rFonts w:ascii="Arial" w:hAnsi="Arial" w:cs="Arial"/>
          <w:sz w:val="24"/>
        </w:rPr>
        <w:t>Isolar a camada de apresentação visual da lógica matemática original, transformando o motor de otimização baseado no solucionador IBM ILOG CPLEX em um serviço de back-end independente.</w:t>
      </w:r>
    </w:p>
    <w:p w14:paraId="5DB4D1DA" w14:textId="77777777" w:rsidR="00FA608D" w:rsidRDefault="00FA608D" w:rsidP="00FA608D">
      <w:pPr>
        <w:pStyle w:val="PargrafodaLista"/>
        <w:numPr>
          <w:ilvl w:val="0"/>
          <w:numId w:val="38"/>
        </w:numPr>
        <w:spacing w:line="360" w:lineRule="auto" w:after="80"/>
        <w:ind w:left="720" w:hanging="360"/>
        <w:jc w:val="left"/>
      </w:pPr>
      <w:r/>
      <w:r>
        <w:rPr>
          <w:rFonts w:ascii="Arial" w:hAnsi="Arial" w:cs="Arial"/>
          <w:sz w:val="24"/>
        </w:rPr>
        <w:t xml:space="preserve">• </w:t>
      </w:r>
      <w:r>
        <w:rPr>
          <w:rFonts w:ascii="Arial" w:hAnsi="Arial" w:cs="Arial"/>
          <w:b/>
          <w:sz w:val="24"/>
        </w:rPr>
        <w:t xml:space="preserve">Projetar a Interação Humano-Computador (IHC): </w:t>
      </w:r>
      <w:r>
        <w:rPr>
          <w:rFonts w:ascii="Arial" w:hAnsi="Arial" w:cs="Arial"/>
          <w:sz w:val="24"/>
        </w:rPr>
        <w:t>Desenhar o fluxo de telas (UX/UI) aplicando as heurísticas de usabilidade de Nielsen, garantindo que a terminologia do sistema reflita fielmente o vocabulário náutico e as necessidades operacionais dos técnicos de remo.</w:t>
      </w:r>
    </w:p>
    <w:p w14:paraId="7CE374F4" w14:textId="77777777" w:rsidR="00FA608D" w:rsidRDefault="00FA608D" w:rsidP="00FA608D">
      <w:pPr>
        <w:pStyle w:val="PargrafodaLista"/>
        <w:numPr>
          <w:ilvl w:val="0"/>
          <w:numId w:val="38"/>
        </w:numPr>
        <w:spacing w:line="360" w:lineRule="auto" w:after="80"/>
        <w:ind w:left="720" w:hanging="360"/>
        <w:jc w:val="left"/>
      </w:pPr>
      <w:r/>
      <w:r>
        <w:rPr>
          <w:rFonts w:ascii="Arial" w:hAnsi="Arial" w:cs="Arial"/>
          <w:sz w:val="24"/>
        </w:rPr>
        <w:t xml:space="preserve">• </w:t>
      </w:r>
      <w:r>
        <w:rPr>
          <w:rFonts w:ascii="Arial" w:hAnsi="Arial" w:cs="Arial"/>
          <w:b/>
          <w:sz w:val="24"/>
        </w:rPr>
        <w:t xml:space="preserve">Desenvolver o Front-end Web: </w:t>
      </w:r>
      <w:r>
        <w:rPr>
          <w:rFonts w:ascii="Arial" w:hAnsi="Arial" w:cs="Arial"/>
          <w:sz w:val="24"/>
        </w:rPr>
        <w:t>Construir a nova interface gráfica utilizando o ecossistema moderno da linguagem JavaScript, especificamente o framework React, garantindo componentização, gerenciamento de estado eficiente e total responsividade para dispositivos móveis e desktops.</w:t>
      </w:r>
    </w:p>
    <w:p w14:paraId="3D0AAFE6" w14:textId="77777777" w:rsidR="00FA608D" w:rsidRDefault="00FA608D" w:rsidP="00FA608D">
      <w:pPr>
        <w:pStyle w:val="PargrafodaLista"/>
        <w:numPr>
          <w:ilvl w:val="0"/>
          <w:numId w:val="38"/>
        </w:numPr>
        <w:spacing w:line="360" w:lineRule="auto" w:after="80"/>
        <w:ind w:left="720" w:hanging="360"/>
        <w:jc w:val="left"/>
      </w:pPr>
      <w:r/>
      <w:r>
        <w:rPr>
          <w:rFonts w:ascii="Arial" w:hAnsi="Arial" w:cs="Arial"/>
          <w:sz w:val="24"/>
        </w:rPr>
        <w:t xml:space="preserve">• </w:t>
      </w:r>
      <w:r>
        <w:rPr>
          <w:rFonts w:ascii="Arial" w:hAnsi="Arial" w:cs="Arial"/>
          <w:b/>
          <w:sz w:val="24"/>
        </w:rPr>
        <w:t xml:space="preserve">Implementar painéis de gestão iterativos: </w:t>
      </w:r>
      <w:r>
        <w:rPr>
          <w:rFonts w:ascii="Arial" w:hAnsi="Arial" w:cs="Arial"/>
          <w:sz w:val="24"/>
        </w:rPr>
        <w:t>Criar módulos visuais para o gerenciamento da grade de provas, o controle do plantel de remadores e a parametrização do algoritmo, como o peso da penalização etária e o intervalo mínimo de descanso.</w:t>
      </w:r>
    </w:p>
    <w:p w14:paraId="5E0ADCC0" w14:textId="77777777" w:rsidR="00FA608D" w:rsidRDefault="00FA608D" w:rsidP="00FA608D">
      <w:pPr>
        <w:pStyle w:val="PargrafodaLista"/>
        <w:numPr>
          <w:ilvl w:val="0"/>
          <w:numId w:val="38"/>
        </w:numPr>
        <w:spacing w:line="360" w:lineRule="auto" w:after="80"/>
        <w:ind w:left="720" w:hanging="360"/>
        <w:jc w:val="left"/>
      </w:pPr>
      <w:r/>
      <w:r>
        <w:rPr>
          <w:rFonts w:ascii="Arial" w:hAnsi="Arial" w:cs="Arial"/>
          <w:sz w:val="24"/>
        </w:rPr>
        <w:t xml:space="preserve">• </w:t>
      </w:r>
      <w:r>
        <w:rPr>
          <w:rFonts w:ascii="Arial" w:hAnsi="Arial" w:cs="Arial"/>
          <w:b/>
          <w:sz w:val="24"/>
        </w:rPr>
        <w:t xml:space="preserve">Desenvolver o motor de regras manuais: </w:t>
      </w:r>
      <w:r>
        <w:rPr>
          <w:rFonts w:ascii="Arial" w:hAnsi="Arial" w:cs="Arial"/>
          <w:sz w:val="24"/>
        </w:rPr>
        <w:t>Estruturar uma interface em etapas lógicas para a criação de regras de exceção, permitindo que os treinadores bloqueiem ou fixem atletas específicos em determinados barcos e provas de forma intuitiva.</w:t>
      </w:r>
    </w:p>
    <w:p w14:paraId="61C3958E" w14:textId="77777777" w:rsidR="00FA608D" w:rsidRDefault="00FA608D" w:rsidP="00FA608D">
      <w:pPr>
        <w:pStyle w:val="PargrafodaLista"/>
        <w:numPr>
          <w:ilvl w:val="0"/>
          <w:numId w:val="38"/>
        </w:numPr>
        <w:spacing w:line="360" w:lineRule="auto" w:after="80"/>
        <w:ind w:left="720" w:hanging="360"/>
        <w:jc w:val="left"/>
      </w:pPr>
      <w:r/>
      <w:r>
        <w:rPr>
          <w:rFonts w:ascii="Arial" w:hAnsi="Arial" w:cs="Arial"/>
          <w:sz w:val="24"/>
        </w:rPr>
        <w:t xml:space="preserve">• </w:t>
      </w:r>
      <w:r>
        <w:rPr>
          <w:rFonts w:ascii="Arial" w:hAnsi="Arial" w:cs="Arial"/>
          <w:b/>
          <w:sz w:val="24"/>
        </w:rPr>
        <w:t xml:space="preserve">Garantir a interoperabilidade de dados: </w:t>
      </w:r>
      <w:r>
        <w:rPr>
          <w:rFonts w:ascii="Arial" w:hAnsi="Arial" w:cs="Arial"/>
          <w:sz w:val="24"/>
        </w:rPr>
        <w:t>Manter e aprimorar a persistência em memória e a funcionalidade de importação e exportação de dados via planilhas externas (arquivos .csv), eliminando atritos de adoção e respeitando os fluxos de trabalho já enraizados na cultura dos clubes de remo.</w:t>
      </w:r>
    </w:p>
    <w:p w14:paraId="274D4054" w14:textId="4EAC6B4C" w:rsidR="00FA608D" w:rsidRDefault="00FA608D" w:rsidP="00FA608D">
      <w:pPr>
        <w:pStyle w:val="PargrafodaLista"/>
        <w:numPr>
          <w:ilvl w:val="0"/>
          <w:numId w:val="38"/>
        </w:numPr>
        <w:spacing w:line="360" w:lineRule="auto" w:after="80"/>
        <w:ind w:left="720" w:hanging="360"/>
        <w:jc w:val="left"/>
      </w:pPr>
      <w:r/>
      <w:r>
        <w:rPr>
          <w:rFonts w:ascii="Arial" w:hAnsi="Arial" w:cs="Arial"/>
          <w:sz w:val="24"/>
        </w:rPr>
        <w:t xml:space="preserve">• </w:t>
      </w:r>
      <w:r>
        <w:rPr>
          <w:rFonts w:ascii="Arial" w:hAnsi="Arial" w:cs="Arial"/>
          <w:b/>
          <w:sz w:val="24"/>
        </w:rPr>
        <w:t xml:space="preserve">Validar a solução com usuários finais: </w:t>
      </w:r>
      <w:r>
        <w:rPr>
          <w:rFonts w:ascii="Arial" w:hAnsi="Arial" w:cs="Arial"/>
          <w:sz w:val="24"/>
        </w:rPr>
        <w:t>Conduzir testes de usabilidade e funcionalidade da nova interface Web junto à equipe técnica de um clube de remo parceiro, coletando feedbacks e aplicando melhorias contínuas.</w:t>
      </w:r>
    </w:p>
    <w:p w14:paraId="5199B0B0" w14:textId="4BC19EAB" w:rsidR="00FA608D" w:rsidRDefault="00FA608D" w:rsidP="00FA608D">
      <w:pPr>
        <w:pStyle w:val="Ttulo1"/>
      </w:pPr>
      <w:r>
        <w:t>3 JUSTIFICATIVA</w:t>
      </w:r>
    </w:p>
    <w:p w14:paraId="0D002899" w14:textId="77777777" w:rsidR="00FA608D" w:rsidRPr="00FA608D" w:rsidRDefault="00FA608D" w:rsidP="00FA608D">
      <w:pPr>
        <w:ind w:firstLine="432"/>
      </w:pPr>
      <w:r w:rsidRPr="00FA608D">
        <w:t xml:space="preserve">O desenvolvimento de modelos matemáticos complexos aplicados à pesquisa operacional costuma esbarrar em um obstáculo recorrente: a ausência de usabilidade. De fato, a eficiência de um sistema computacional não se mede apenas pela acurácia de seus algoritmos, mas sobretudo pela capacidade de o usuário final interagir com esses algoritmos de maneira fluida e sem frustrações. Um sistema que automatiza a escalação de guarnições esportivas possui um valor inestimável para o alto rendimento, contudo, o seu potencial real só é atingido se os técnicos conseguirem operá-lo no seu dia a dia. </w:t>
      </w:r>
    </w:p>
    <w:p w14:paraId="5A222695" w14:textId="77777777" w:rsidR="00FA608D" w:rsidRPr="00FA608D" w:rsidRDefault="00FA608D" w:rsidP="00FA608D">
      <w:pPr>
        <w:ind w:firstLine="432"/>
      </w:pPr>
      <w:r w:rsidRPr="00FA608D">
        <w:t xml:space="preserve">A implementação tecnológica original deste sistema de apoio à decisão exigia um ambiente de execução altamente restritivo. A necessidade de emular o sistema operacional Ubuntu por meio de máquinas virtuais, somada à compilação de bibliotecas gráficas nativas (Gtkmm) e à instalação manual de binários complexos, afasta drasticamente o público-alvo. O ambiente de trabalho de um treinador de remo é dinâmico, dividido entre garagens de barcos, raias de competição e áreas externas, locais onde o acesso à tecnologia ocorre primordialmente via </w:t>
      </w:r>
      <w:r w:rsidRPr="00FA608D">
        <w:rPr>
          <w:rFonts w:ascii="Arial" w:hAnsi="Arial" w:cs="Arial"/>
          <w:i/>
        </w:rPr>
        <w:t>smartphones</w:t>
      </w:r>
      <w:r w:rsidRPr="00FA608D">
        <w:t xml:space="preserve"> ou </w:t>
      </w:r>
      <w:r w:rsidRPr="00FA608D">
        <w:rPr>
          <w:rFonts w:ascii="Arial" w:hAnsi="Arial" w:cs="Arial"/>
          <w:i/>
        </w:rPr>
        <w:t>tablets</w:t>
      </w:r>
      <w:r w:rsidRPr="00FA608D">
        <w:t xml:space="preserve">. Portanto, um </w:t>
      </w:r>
      <w:r w:rsidRPr="00FA608D">
        <w:rPr>
          <w:rFonts w:ascii="Arial" w:hAnsi="Arial" w:cs="Arial"/>
          <w:i/>
        </w:rPr>
        <w:t>software</w:t>
      </w:r>
      <w:r w:rsidRPr="00FA608D">
        <w:t xml:space="preserve"> engessado em um computador </w:t>
      </w:r>
      <w:r w:rsidRPr="00FA608D">
        <w:rPr>
          <w:rFonts w:ascii="Arial" w:hAnsi="Arial" w:cs="Arial"/>
          <w:i/>
        </w:rPr>
        <w:t>desktop</w:t>
      </w:r>
      <w:r w:rsidRPr="00FA608D">
        <w:t xml:space="preserve"> virtualizado cria um gargalo logístico insustentável. </w:t>
      </w:r>
    </w:p>
    <w:p w14:paraId="6B2F1A63" w14:textId="77777777" w:rsidR="00FA608D" w:rsidRPr="00FA608D" w:rsidRDefault="00FA608D" w:rsidP="00FA608D">
      <w:pPr>
        <w:ind w:firstLine="432"/>
      </w:pPr>
      <w:r w:rsidRPr="00FA608D">
        <w:t xml:space="preserve">Nesse sentido, a transição para uma interface </w:t>
      </w:r>
      <w:r w:rsidRPr="00FA608D">
        <w:rPr>
          <w:rFonts w:ascii="Arial" w:hAnsi="Arial" w:cs="Arial"/>
          <w:i/>
        </w:rPr>
        <w:t>Web</w:t>
      </w:r>
      <w:r w:rsidRPr="00FA608D">
        <w:t xml:space="preserve"> separada do motor de processamento matemático justifica-se pelos imensos benefícios de portabilidade, distribuição e manutenção. Tecnologias modernas de desenvolvimento </w:t>
      </w:r>
      <w:r w:rsidRPr="00FA608D">
        <w:rPr>
          <w:rFonts w:ascii="Arial" w:hAnsi="Arial" w:cs="Arial"/>
          <w:i/>
        </w:rPr>
        <w:t>Front-end</w:t>
      </w:r>
      <w:r w:rsidRPr="00FA608D">
        <w:t xml:space="preserve"> permitem a construção de aplicações ricas (</w:t>
      </w:r>
      <w:r w:rsidRPr="00FA608D">
        <w:rPr>
          <w:rFonts w:ascii="Arial" w:hAnsi="Arial" w:cs="Arial"/>
          <w:i/>
        </w:rPr>
        <w:t>Single Page Applications</w:t>
      </w:r>
      <w:r w:rsidRPr="00FA608D">
        <w:t xml:space="preserve">), capazes de manipular pesadas regras de negócio localmente. O desenvolvimento em React viabiliza a criação de formulários reativos, nos quais definições críticas de prova e exceções de atletas podem ser parametrizadas com </w:t>
      </w:r>
      <w:r w:rsidRPr="00FA608D">
        <w:rPr>
          <w:rFonts w:ascii="Arial" w:hAnsi="Arial" w:cs="Arial"/>
          <w:i/>
        </w:rPr>
        <w:t>feedbacks</w:t>
      </w:r>
      <w:r w:rsidRPr="00FA608D">
        <w:t xml:space="preserve"> visuais imediatos. Ademais, a integração nativa com manipulação de arquivos assíncronos garante que o fluxo tradicional de uso de planilhas CSV não seja descartado, garantindo uma curva de aprendizado suave para os novos usuários institucionales. </w:t>
      </w:r>
    </w:p>
    <w:p w14:paraId="09143643" w14:textId="076C0A2F" w:rsidR="00FA608D" w:rsidRPr="00FA608D" w:rsidRDefault="0000547E" w:rsidP="00FA608D">
      <w:pPr>
        <w:ind w:firstLine="432"/>
      </w:pPr>
      <w:r>
        <w:t xml:space="preserve">Do ponto de vista da modelagem da experiência do usuário (UX), a elaboração deste projeto adota uma abordagem estritamente centrada no usuário, sendo o seu desenvolvimento guiado pela validação contínua junto ao público-alvo. A evolução da </w:t>
      </w:r>
      <w:r>
        <w:lastRenderedPageBreak/>
        <w:t xml:space="preserve">interface e o refinamento da engenharia de requisitos foram moldados pelo </w:t>
      </w:r>
      <w:r>
        <w:rPr>
          <w:rFonts w:ascii="Arial" w:hAnsi="Arial" w:cs="Arial"/>
          <w:i/>
        </w:rPr>
        <w:t>feedback</w:t>
      </w:r>
      <w:r>
        <w:t xml:space="preserve"> direto da equipe técnica de remo parceira do projeto. Ajustes iterativos fundamentais — como a readequação de terminologias na grade de eventos e a reestruturação do fluxo lógico em etapas para o bloqueio e fixação de atletas — asseguram que o sistema reflita o modelo mental e o fluxo de trabalho real dos treinadores. Somado a esse retorno prático, o conhecimento prévio da rotina e da logística de competições na água, advindo da formação em instituições militares náuticas (como o Colégio Naval e a Escola Naval), atuou como um facilitador para a compreensão do domínio do problema, garantindo que o </w:t>
      </w:r>
      <w:r>
        <w:rPr>
          <w:rFonts w:ascii="Arial" w:hAnsi="Arial" w:cs="Arial"/>
          <w:i/>
        </w:rPr>
        <w:t>design</w:t>
      </w:r>
      <w:r>
        <w:t xml:space="preserve"> da aplicação seja concebido com máxima empatia e aplicabilidade operacional ao esporte.</w:t>
      </w:r>
    </w:p>
    <w:p w14:paraId="67726A33" w14:textId="77777777" w:rsidR="00FA608D" w:rsidRPr="00FA608D" w:rsidRDefault="00FA608D" w:rsidP="00FA608D">
      <w:pPr>
        <w:ind w:firstLine="432"/>
      </w:pPr>
      <w:r w:rsidRPr="00FA608D">
        <w:t xml:space="preserve">Por fim, academicamente, este trabalho justifica-se por estabelecer uma ponte necessária entre a teoria da computação e a aplicação mercadológica. Ao resgatar um modelo matemático de excelência e envolvê-lo em uma camada de Interação Humano-Computador moderna e acessível, o projeto finaliza não apenas um ciclo de graduação tecnológica, mas concebe um produto de </w:t>
      </w:r>
      <w:r w:rsidRPr="00FA608D">
        <w:rPr>
          <w:rFonts w:ascii="Arial" w:hAnsi="Arial" w:cs="Arial"/>
          <w:i/>
        </w:rPr>
        <w:t>software</w:t>
      </w:r>
      <w:r w:rsidRPr="00FA608D">
        <w:t xml:space="preserve"> real, escalável e com alto potencial de inovação para a gestão esportiva. </w:t>
      </w:r>
    </w:p>
    <w:p w14:paraId="5DF0D4A5" w14:textId="77777777" w:rsidR="00FA608D" w:rsidRPr="00FA608D" w:rsidRDefault="00FA608D" w:rsidP="00FA608D"/>
    <w:p w14:paraId="1FB1BADB" w14:textId="77777777" w:rsidR="00FA608D" w:rsidRPr="00FA608D" w:rsidRDefault="00FA608D" w:rsidP="00FA608D">
      <w:pPr>
        <w:pStyle w:val="Analtico1"/>
        <w:ind w:left="0" w:hanging="2"/>
      </w:pPr>
    </w:p>
    <w:p w14:paraId="19922826" w14:textId="77777777" w:rsidR="00830C46" w:rsidRPr="00830C46" w:rsidRDefault="00830C46" w:rsidP="00C07683">
      <w:pPr>
        <w:pStyle w:val="Analtico1"/>
        <w:ind w:leftChars="0" w:left="0" w:firstLineChars="0" w:firstLine="0"/>
      </w:pPr>
    </w:p>
    <w:p w14:paraId="081CD9A5" w14:textId="77777777" w:rsidR="002049B3" w:rsidRDefault="002049B3" w:rsidP="006B4AD0">
      <w:pPr>
        <w:keepNext/>
        <w:pBdr>
          <w:top w:val="nil"/>
          <w:left w:val="nil"/>
          <w:bottom w:val="nil"/>
          <w:right w:val="nil"/>
          <w:between w:val="nil"/>
        </w:pBdr>
        <w:spacing w:before="1040" w:after="720"/>
        <w:rPr>
          <w:sz w:val="20"/>
          <w:szCs w:val="20"/>
        </w:rPr>
      </w:pPr>
      <w:bookmarkStart w:id="19" w:name="_heading=h.yf4q8uiesbok" w:colFirst="0" w:colLast="0"/>
      <w:bookmarkEnd w:id="19"/>
    </w:p>
    <w:p>
      <w:pPr>
        <w:pStyle w:val="Ttulo1"/>
        <w:spacing w:before="400" w:after="160" w:line="360" w:lineRule="auto"/>
      </w:pPr>
      <w:r>
        <w:rPr>
          <w:rFonts w:ascii="Arial" w:hAnsi="Arial" w:cs="Arial"/>
          <w:b/>
          <w:color w:val="000000"/>
          <w:sz w:val="28"/>
        </w:rPr>
        <w:t>4 METODOLOGIA E ARQUITETURA DA SOLUÇÃO</w:t>
      </w:r>
    </w:p>
    <w:p>
      <w:pPr>
        <w:spacing w:line="360" w:lineRule="auto" w:after="120"/>
        <w:ind w:firstLine="720"/>
        <w:jc w:val="both"/>
      </w:pPr>
      <w:r>
        <w:rPr>
          <w:rFonts w:ascii="Arial" w:hAnsi="Arial" w:cs="Arial"/>
          <w:sz w:val="24"/>
        </w:rPr>
        <w:t>O desenvolvimento da nova interface de usuário para o sistema de apoio à decisão na escalação de remadores foi concebido a partir de uma abordagem pragmática da Engenharia de Software, fundamentada no Design Centrado no Usuário (DCU) e nos princípios da Engenharia de Usabilidade estabelecidos por Jakob Nielsen (1993). Buscou-se estabelecer uma transição tecnológica definitiva entre a ferramenta desktop legada — cuja sobrecarga de configuração inviabilizava a utilização prática — e uma aplicação Web moderna, portátil, altamente reativa e orientada à rotina dinâmica das comissões técnicas.</w:t>
      </w:r>
    </w:p>
    <w:p>
      <w:pPr>
        <w:spacing w:before="280" w:after="120" w:line="360" w:lineRule="auto"/>
      </w:pPr>
      <w:r>
        <w:rPr>
          <w:rFonts w:ascii="Arial" w:hAnsi="Arial" w:cs="Arial"/>
          <w:b/>
          <w:color w:val="1E1E1E"/>
          <w:sz w:val="24"/>
        </w:rPr>
        <w:t>4.1 Desacoplamento Arquitetural e Transição para o Modelo Cliente-Servidor</w:t>
      </w:r>
    </w:p>
    <w:p>
      <w:pPr>
        <w:spacing w:line="360" w:lineRule="auto" w:after="120"/>
        <w:ind w:firstLine="720"/>
        <w:jc w:val="both"/>
      </w:pPr>
      <w:r>
        <w:rPr>
          <w:rFonts w:ascii="Arial" w:hAnsi="Arial" w:cs="Arial"/>
          <w:sz w:val="24"/>
        </w:rPr>
        <w:t>A solução desenvolvida previamente por Ramalho (2024) fundamentou-se em uma arquitetura de aplicação desktop monolítica, na qual os componentes visuais em C++ (utilizando a biblioteca Gtkmm versão 4.0) estavam intrinsecamente vinculados à execução do resolvedor matemático IBM ILOG CPLEX. Conforme exposto na definição do problema, esse modelo impunha barreiras instransponíveis ao usuário final (treinador esportivo), requerendo virtualização de sistemas operacionais Unix (Ubuntu Linux) e compilação de pacotes via linha de comando.</w:t>
      </w:r>
    </w:p>
    <w:p>
      <w:pPr>
        <w:spacing w:line="360" w:lineRule="auto" w:after="120"/>
        <w:ind w:firstLine="720"/>
        <w:jc w:val="both"/>
      </w:pPr>
      <w:r>
        <w:rPr>
          <w:rFonts w:ascii="Arial" w:hAnsi="Arial" w:cs="Arial"/>
          <w:sz w:val="24"/>
        </w:rPr>
        <w:t>Para superar esse gargalo, a presente pesquisa adotou como premissa metodológica o desacoplamento total da camada de apresentação em relação ao motor de otimização matemática. A nova arquitetura foi concebida sob o paradigma Cliente-Servidor Web, estruturando o Front-end como uma Single Page Application (SPA). Nesse modelo, toda a renderização visual, manipulação dinâmica do DOM, validação de regras de negócio locais e persistência volátil em memória ocorrem de maneira descentralizada no próprio navegador do cliente.</w:t>
      </w:r>
    </w:p>
    <w:p>
      <w:pPr>
        <w:spacing w:line="360" w:lineRule="auto" w:after="120"/>
        <w:ind w:firstLine="720"/>
        <w:jc w:val="both"/>
      </w:pPr>
      <w:r>
        <w:rPr>
          <w:rFonts w:ascii="Arial" w:hAnsi="Arial" w:cs="Arial"/>
          <w:sz w:val="24"/>
        </w:rPr>
        <w:t>A interoperabilidade entre os subsistemas dá-se por meio de estruturas padronizadas de troca de dados (JSON e arquivos tabulares .csv). Essa segregação arquitetural proporciona benefícios imediatos: a interface torna-se independente de qualquer sistema operacional subjacente, podendo ser executada em computadores de mesa, laptops, tablets ou dispositivos móveis diretamente por meio de URLs universais, transferindo a complexidade de hardware e de licenciamento matemático para a nuvem.</w:t>
      </w:r>
    </w:p>
    <w:p>
      <w:pPr>
        <w:spacing w:before="240" w:after="240"/>
        <w:jc w:val="center"/>
      </w:pPr>
      <w:r>
        <w:rPr>
          <w:rFonts w:ascii="Arial" w:hAnsi="Arial" w:cs="Arial"/>
          <w:b/>
          <w:color w:val="BE185D"/>
          <w:sz w:val="22"/>
        </w:rPr>
        <w:t>[insira aqui foto de diagrama de arquitetura da solução desacoplada]</w:t>
        <w:br/>
        <w:t>(Diagrama ilustrando a separação entre o Front-end SPA em React (executado no navegador do treinador), os arquivos de interoperabilidade CSV/JSON e o Back-end/Solver matemático independente)</w:t>
      </w:r>
    </w:p>
    <w:p>
      <w:pPr>
        <w:spacing w:before="280" w:after="120" w:line="360" w:lineRule="auto"/>
      </w:pPr>
      <w:r>
        <w:rPr>
          <w:rFonts w:ascii="Arial" w:hAnsi="Arial" w:cs="Arial"/>
          <w:b/>
          <w:color w:val="1E1E1E"/>
          <w:sz w:val="24"/>
        </w:rPr>
        <w:t>4.2 Tecnologias Empregadas no Front-end</w:t>
      </w:r>
    </w:p>
    <w:p>
      <w:pPr>
        <w:spacing w:line="360" w:lineRule="auto" w:after="120"/>
        <w:ind w:firstLine="720"/>
        <w:jc w:val="both"/>
      </w:pPr>
      <w:r>
        <w:rPr>
          <w:rFonts w:ascii="Arial" w:hAnsi="Arial" w:cs="Arial"/>
          <w:sz w:val="24"/>
        </w:rPr>
        <w:t>A escolha das ferramentas e bibliotecas que compõem a esteira de desenvolvimento do Front-end levou em consideração requisitos rigorosos de desempenho, suporte da comunidade e velocidade de resposta para formulários reativos:</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React (v18+): </w:t>
      </w:r>
      <w:r>
        <w:rPr>
          <w:rFonts w:ascii="Arial" w:hAnsi="Arial" w:cs="Arial"/>
          <w:sz w:val="24"/>
        </w:rPr>
        <w:t>Biblioteca declarativa que permite a divisão da interface em componentes funcionais isolados e testáveis. A gestão de estado global (através dos hooks useState e useEffect) viabiliza que alterações instantâneas nos dados de regatas ou remadores sejam refletidas imediatamente em todas as visões do sistema sem recarregamento de página.</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Vite Bundler: </w:t>
      </w:r>
      <w:r>
        <w:rPr>
          <w:rFonts w:ascii="Arial" w:hAnsi="Arial" w:cs="Arial"/>
          <w:sz w:val="24"/>
        </w:rPr>
        <w:t>Ambiente de compilação e empacotamento moderno que substitui configurações complexas de compilação web. O Vite processa módulos nativos do JavaScript (ES Modules), oferecendo compilação ultraveloz (abaixo de 500ms) e empacotamento minificado para distribuição comercial em produção.</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Tailwind CSS: </w:t>
      </w:r>
      <w:r>
        <w:rPr>
          <w:rFonts w:ascii="Arial" w:hAnsi="Arial" w:cs="Arial"/>
          <w:sz w:val="24"/>
        </w:rPr>
        <w:t>Framework de estilização utilitária que proporcionou a concepção de um sistema de design exclusivo, ergonômico e moderno. O sistema adota o tema dark mode náutico (compostos de tons slate e sky blue), garantindo excelente contraste para visualização sob luz solar intensa na beira das raias de competição.</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FileReader API Nativa: </w:t>
      </w:r>
      <w:r>
        <w:rPr>
          <w:rFonts w:ascii="Arial" w:hAnsi="Arial" w:cs="Arial"/>
          <w:sz w:val="24"/>
        </w:rPr>
        <w:t>Mecanismo assíncrono nativo dos navegadores modernos para parsing e ingestão imediata de arquivos tabulares delimitados por ponto-e-vírgula (.csv), preservando a privacidade institucional ao processar os dados localmente no dispositivo do clube.</w:t>
      </w:r>
    </w:p>
    <w:p>
      <w:pPr>
        <w:spacing w:before="280" w:after="120" w:line="360" w:lineRule="auto"/>
      </w:pPr>
      <w:r>
        <w:rPr>
          <w:rFonts w:ascii="Arial" w:hAnsi="Arial" w:cs="Arial"/>
          <w:b/>
          <w:color w:val="1E1E1E"/>
          <w:sz w:val="24"/>
        </w:rPr>
        <w:t>4.3 Aplicação das Heurísticas de Usabilidade de Nielsen</w:t>
      </w:r>
    </w:p>
    <w:p>
      <w:pPr>
        <w:spacing w:line="360" w:lineRule="auto" w:after="120"/>
        <w:ind w:firstLine="720"/>
        <w:jc w:val="both"/>
      </w:pPr>
      <w:r>
        <w:rPr>
          <w:rFonts w:ascii="Arial" w:hAnsi="Arial" w:cs="Arial"/>
          <w:sz w:val="24"/>
        </w:rPr>
        <w:t>O design de interação humano-computador da aplicação foi rigorosamente calibrado segundo as heurísticas clássicas de Nielsen (1993), visando erradicar a curva de atrito técnico e proporcionar uma experiência fluida:</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Visibilidade do Status do Sistema (Heurística 1): </w:t>
      </w:r>
      <w:r>
        <w:rPr>
          <w:rFonts w:ascii="Arial" w:hAnsi="Arial" w:cs="Arial"/>
          <w:sz w:val="24"/>
        </w:rPr>
        <w:t>Implementada de forma ostensiva por meio de cartões estatísticos no Dashboard e através do painel de Validação Pré-Voo, onde o usuário recebe feedback luminoso em tempo real (ícones verdes de conformidade ou vermelhos de alerta) sobre a aptidão de cada conjunto de dados antes de iniciar o processamento matemático.</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Correspondência entre o Sistema e o Mundo Real (Heurística 2): </w:t>
      </w:r>
      <w:r>
        <w:rPr>
          <w:rFonts w:ascii="Arial" w:hAnsi="Arial" w:cs="Arial"/>
          <w:sz w:val="24"/>
        </w:rPr>
        <w:t>Toda a terminologia utilizada no software foi alinhada ao vocabulário náutico oficial do remo nacional e internacional (World Rowing), adotando termos consagrados como 'guarnição', 'vagas/assentos', tipos de barco ('1X', '2X', '4-', '4+', '8+'), categorias etárias master ('A' até 'M') e o conceito regulamentar de média etária de tripulação.</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Prevenção de Erros (Heurística 5): </w:t>
      </w:r>
      <w:r>
        <w:rPr>
          <w:rFonts w:ascii="Arial" w:hAnsi="Arial" w:cs="Arial"/>
          <w:sz w:val="24"/>
        </w:rPr>
        <w:t>O sistema atua preventivamente destacando campos obrigatórios vazios ou incongruentes (como datas inválidas ou limites mínimos de prova superiores aos máximos) e desabilita programaticamente o botão de execução até que todas as inconsistências tenham sido sanadas pelo operador.</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Flexibilidade e Eficiência de Uso (Heurística 7): </w:t>
      </w:r>
      <w:r>
        <w:rPr>
          <w:rFonts w:ascii="Arial" w:hAnsi="Arial" w:cs="Arial"/>
          <w:sz w:val="24"/>
        </w:rPr>
        <w:t>Disponibilização de rotinas duplas de entrada: digitação rápida através de tabelas editáveis in-line e importação em lote via arquivos CSV, atendendo tanto ao técnico que deseja cadastros ágeis pontuais quanto àquele que manipula grandes balizamentos oficiais.</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Ajuda e Documentação (Heurística 10): </w:t>
      </w:r>
      <w:r>
        <w:rPr>
          <w:rFonts w:ascii="Arial" w:hAnsi="Arial" w:cs="Arial"/>
          <w:sz w:val="24"/>
        </w:rPr>
        <w:t>Criação de uma central de documentação e suporte perfeitamente integrada ao layout (aba 'Ajuda &amp; Manual'), sintetizando o fluxo de operação em quatro passos e apresentando respostas diretas para as dúvidas mais frequentes de operação.</w:t>
      </w:r>
    </w:p>
    <w:p>
      <w:pPr>
        <w:spacing w:before="400" w:after="160" w:line="360" w:lineRule="auto"/>
      </w:pPr>
      <w:r>
        <w:rPr>
          <w:rFonts w:ascii="Arial" w:hAnsi="Arial" w:cs="Arial"/>
          <w:b/>
          <w:color w:val="000000"/>
          <w:sz w:val="28"/>
        </w:rPr>
        <w:t>5 IMPLEMENTAÇÃO DA INTERFACE E DETALHAMENTO DO CÓDIGO</w:t>
      </w:r>
    </w:p>
    <w:p>
      <w:pPr>
        <w:spacing w:line="360" w:lineRule="auto" w:after="120"/>
        <w:ind w:firstLine="720"/>
        <w:jc w:val="both"/>
      </w:pPr>
      <w:r>
        <w:rPr>
          <w:rFonts w:ascii="Arial" w:hAnsi="Arial" w:cs="Arial"/>
          <w:sz w:val="24"/>
        </w:rPr>
        <w:t>A materialização do software deu-se através da implementação do arquivo principal App.jsx e da estrutura componentizada do ecossistema React. A interface organiza o ciclo de planejamento da equipe de remo em seis módulos funcionais acessíveis por uma barra lateral retrátil (sidebar): Dashboard, Grade de Provas, Plantel de Atletas, Regras Manuais, Gerar Resultado e Ajuda &amp; Manual.</w:t>
      </w:r>
    </w:p>
    <w:p>
      <w:pPr>
        <w:spacing w:before="280" w:after="120" w:line="360" w:lineRule="auto"/>
      </w:pPr>
      <w:r>
        <w:rPr>
          <w:rFonts w:ascii="Arial" w:hAnsi="Arial" w:cs="Arial"/>
          <w:b/>
          <w:color w:val="1E1E1E"/>
          <w:sz w:val="24"/>
        </w:rPr>
        <w:t>5.1 Módulo de Parâmetros Globais e Dashboard (RF01 e RF02)</w:t>
      </w:r>
    </w:p>
    <w:p>
      <w:pPr>
        <w:spacing w:line="360" w:lineRule="auto" w:after="120"/>
        <w:ind w:firstLine="720"/>
        <w:jc w:val="both"/>
      </w:pPr>
      <w:r>
        <w:rPr>
          <w:rFonts w:ascii="Arial" w:hAnsi="Arial" w:cs="Arial"/>
          <w:sz w:val="24"/>
        </w:rPr>
        <w:t>O painel principal (Dashboard) atua como centro de comando da competição. Na parte superior, três cartões resumem os ativos cadastrados no sistema: total de provas (regatas), volume de remadores inscritos e número de regras manuais ativas. Na sequência, são dispostos os controles de parametrização dos dois fatores que regulam a formulação matemática proposta por Ramalho (2024):</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Intervalo de Descanso (RF02): </w:t>
      </w:r>
      <w:r>
        <w:rPr>
          <w:rFonts w:ascii="Arial" w:hAnsi="Arial" w:cs="Arial"/>
          <w:sz w:val="24"/>
        </w:rPr>
        <w:t>Parâmetro inteiro (eta) que estabelece o número mínimo de provas que um mesmo atleta deve descansar entre uma corrida e outra. Se um remador disputa uma prova no evento k, o modelo matemático proíbe que ele seja escalado em qualquer regata pertencente ao intervalo [k - eta, k + eta], evitando a sobrecarga metabólica e a estafa muscular.</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Penalização Etária (RF01): </w:t>
      </w:r>
      <w:r>
        <w:rPr>
          <w:rFonts w:ascii="Arial" w:hAnsi="Arial" w:cs="Arial"/>
          <w:sz w:val="24"/>
        </w:rPr>
        <w:t>Fator de ponderação decimal (peso) que penaliza a pontuação técnica do atleta por ano de diferença em relação à classe etária da prova. Quando um remador mais velho disputa uma prova de categoria mais jovem, sua nota sofre decréscimo proporcional, calibrando a competitividade real da guarnição.</w:t>
      </w:r>
    </w:p>
    <w:p>
      <w:pPr>
        <w:spacing w:before="240" w:after="240"/>
        <w:jc w:val="center"/>
      </w:pPr>
      <w:r>
        <w:rPr>
          <w:rFonts w:ascii="Arial" w:hAnsi="Arial" w:cs="Arial"/>
          <w:b/>
          <w:color w:val="BE185D"/>
          <w:sz w:val="22"/>
        </w:rPr>
        <w:t>[insira aqui foto de tela do Dashboard e Parâmetros Globais do Sistema]</w:t>
        <w:br/>
        <w:t>(Captura de tela exibindo os cartões quantitativos superiores (provas, atletas, regras) e os blocos de configuração do Intervalo de Descanso (RF02) e da Penalização Etária (RF01))</w:t>
      </w:r>
    </w:p>
    <w:p>
      <w:pPr>
        <w:spacing w:before="280" w:after="120" w:line="360" w:lineRule="auto"/>
      </w:pPr>
      <w:r>
        <w:rPr>
          <w:rFonts w:ascii="Arial" w:hAnsi="Arial" w:cs="Arial"/>
          <w:b/>
          <w:color w:val="1E1E1E"/>
          <w:sz w:val="24"/>
        </w:rPr>
        <w:t>5.2 Módulo de Gestão da Grade de Provas (RF04, RNF02 e RNF06)</w:t>
      </w:r>
    </w:p>
    <w:p>
      <w:pPr>
        <w:spacing w:line="360" w:lineRule="auto" w:after="120"/>
        <w:ind w:firstLine="720"/>
        <w:jc w:val="both"/>
      </w:pPr>
      <w:r>
        <w:rPr>
          <w:rFonts w:ascii="Arial" w:hAnsi="Arial" w:cs="Arial"/>
          <w:sz w:val="24"/>
        </w:rPr>
        <w:t>A Grade de Provas viabiliza o cadastramento de todos os eventos competitivos da regata. A tabela de dados dinâmica contempla os seguintes atributos por prova: identificador único (ID, ex: '#03', '#07'), data do evento (dd/mm), horário da largada (hh:mm), gênero exigido (Masculino, Feminino ou Misto), classe de idade oficial (de 'A' a 'M'), quantidade de assentos da embarcação (1, 2, 4 ou 8 lugares), tipo do barco ('1X', '2X', '2-', '4X', '4-', '4+', '8+') e quantidade de barcos que o clube pretende lançar nessa disputa.</w:t>
      </w:r>
    </w:p>
    <w:p>
      <w:pPr>
        <w:spacing w:line="360" w:lineRule="auto" w:after="120"/>
        <w:ind w:firstLine="720"/>
        <w:jc w:val="both"/>
      </w:pPr>
      <w:r>
        <w:rPr>
          <w:rFonts w:ascii="Arial" w:hAnsi="Arial" w:cs="Arial"/>
          <w:sz w:val="24"/>
        </w:rPr>
        <w:t>A interface implementa validação preditiva em tempo real: células com identificador ou horários em branco recebem bordas destacadas em vermelho. Além da inclusão e remoção manual de linhas, foram implementados os botões de interoperabilidade que permitem ingerir arquivos tabulares (Importar CSV) ou exportar a grade cadastrada (Exportar CSV), satisfazendo os requisitos RNF02 e RNF06.</w:t>
      </w:r>
    </w:p>
    <w:p>
      <w:pPr>
        <w:spacing w:before="240" w:after="240"/>
        <w:jc w:val="center"/>
      </w:pPr>
      <w:r>
        <w:rPr>
          <w:rFonts w:ascii="Arial" w:hAnsi="Arial" w:cs="Arial"/>
          <w:b/>
          <w:color w:val="BE185D"/>
          <w:sz w:val="22"/>
        </w:rPr>
        <w:t>[insira aqui foto de tela da Grade de Provas e botões de CSV]</w:t>
        <w:br/>
        <w:t>(Captura de tela exibindo a tabela com as provas cadastradas, seletores de barco e classe etária, além dos botões 'Importar CSV' e 'Exportar CSV' no cabeçalho)</w:t>
      </w:r>
    </w:p>
    <w:p>
      <w:pPr>
        <w:spacing w:before="280" w:after="120" w:line="360" w:lineRule="auto"/>
      </w:pPr>
      <w:r>
        <w:rPr>
          <w:rFonts w:ascii="Arial" w:hAnsi="Arial" w:cs="Arial"/>
          <w:b/>
          <w:color w:val="1E1E1E"/>
          <w:sz w:val="24"/>
        </w:rPr>
        <w:t>5.3 Módulo de Plantel de Remadores (RF03, RNF01 e RNF05)</w:t>
      </w:r>
    </w:p>
    <w:p>
      <w:pPr>
        <w:spacing w:line="360" w:lineRule="auto" w:after="120"/>
        <w:ind w:firstLine="720"/>
        <w:jc w:val="both"/>
      </w:pPr>
      <w:r>
        <w:rPr>
          <w:rFonts w:ascii="Arial" w:hAnsi="Arial" w:cs="Arial"/>
          <w:sz w:val="24"/>
        </w:rPr>
        <w:t>O Plantel de Atletas centraliza as informações do corpo de remadores do clube aptos a competir no torneio. Cada registro possui: identificador, nome completo, gênero (Masculino ou Feminino), idade cronológica (restrita ao patamar mínimo de 27 anos fixado pelo Remo Master), limites mínimo e máximo de participações desejadas e o grau de desempenho técnico individual (pgi).</w:t>
      </w:r>
    </w:p>
    <w:p>
      <w:pPr>
        <w:spacing w:line="360" w:lineRule="auto" w:after="120"/>
        <w:ind w:firstLine="720"/>
        <w:jc w:val="both"/>
      </w:pPr>
      <w:r>
        <w:rPr>
          <w:rFonts w:ascii="Arial" w:hAnsi="Arial" w:cs="Arial"/>
          <w:sz w:val="24"/>
        </w:rPr>
        <w:t>O grau técnico é um índice que varia continuamente entre 0.0 e 1.0, definido empiricamente pela comissão técnica a partir de testes ergonômicos e desempenhos históricos (sendo 1.0 correspondente à projeção de medalha de ouro, 0.5 de prata e 0.25 de bronze). O módulo conta com rotinas de validação de coerência (impedindo que o piso de participações seja superior ao teto) e ferramentas completas para importação e exportação de dados em formato CSV (RNF01 e RNF05).</w:t>
      </w:r>
    </w:p>
    <w:p>
      <w:pPr>
        <w:spacing w:before="240" w:after="240"/>
        <w:jc w:val="center"/>
      </w:pPr>
      <w:r>
        <w:rPr>
          <w:rFonts w:ascii="Arial" w:hAnsi="Arial" w:cs="Arial"/>
          <w:b/>
          <w:color w:val="BE185D"/>
          <w:sz w:val="22"/>
        </w:rPr>
        <w:t>[insira aqui foto de tela do Plantel de Atletas]</w:t>
        <w:br/>
        <w:t>(Captura de tela da tabela de remadores com nomes, limites de provas (min/max), idade cronológica, grau técnico em verde e os controles de importação e exportação)</w:t>
      </w:r>
    </w:p>
    <w:p>
      <w:pPr>
        <w:spacing w:before="280" w:after="120" w:line="360" w:lineRule="auto"/>
      </w:pPr>
      <w:r>
        <w:rPr>
          <w:rFonts w:ascii="Arial" w:hAnsi="Arial" w:cs="Arial"/>
          <w:b/>
          <w:color w:val="1E1E1E"/>
          <w:sz w:val="24"/>
        </w:rPr>
        <w:t>5.4 Motor de Regras Manuais: Bloqueio e Fixação (RF05 e RF06)</w:t>
      </w:r>
    </w:p>
    <w:p>
      <w:pPr>
        <w:spacing w:line="360" w:lineRule="auto" w:after="120"/>
        <w:ind w:firstLine="720"/>
        <w:jc w:val="both"/>
      </w:pPr>
      <w:r>
        <w:rPr>
          <w:rFonts w:ascii="Arial" w:hAnsi="Arial" w:cs="Arial"/>
          <w:sz w:val="24"/>
        </w:rPr>
        <w:t>O módulo de Regras Manuais representa um dos principais avanços ergonômicos introduzidos nesta pesquisa. No sistema original em Gtkmm, o técnico deparava-se com uma interface de restrições de baixa legibilidade. Na nova arquitetura, o fluxo foi desacoplado em dois procedimentos lógicos independentes:</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Bloqueio por Atleta (RF06): </w:t>
      </w:r>
      <w:r>
        <w:rPr>
          <w:rFonts w:ascii="Arial" w:hAnsi="Arial" w:cs="Arial"/>
          <w:sz w:val="24"/>
        </w:rPr>
        <w:t>O treinador seleciona o atleta em uma listagem e assinala quais tipos de barco ele não deseja remar (ex: recusa de guarnecer barcos individuais 1X) ou quais provas específicas conflitantes ele está proibido de disputar por compromisso pessoal.</w:t>
      </w:r>
    </w:p>
    <w:p>
      <w:pPr>
        <w:spacing w:line="360" w:lineRule="auto" w:after="80"/>
        <w:ind w:left="720" w:hanging="360"/>
        <w:jc w:val="left"/>
      </w:pPr>
      <w:r>
        <w:rPr>
          <w:rFonts w:ascii="Arial" w:hAnsi="Arial" w:cs="Arial"/>
          <w:sz w:val="24"/>
        </w:rPr>
        <w:t xml:space="preserve">• </w:t>
      </w:r>
      <w:r>
        <w:rPr>
          <w:rFonts w:ascii="Arial" w:hAnsi="Arial" w:cs="Arial"/>
          <w:b/>
          <w:sz w:val="24"/>
        </w:rPr>
        <w:t xml:space="preserve">Fixação em Prova (RF05): </w:t>
      </w:r>
      <w:r>
        <w:rPr>
          <w:rFonts w:ascii="Arial" w:hAnsi="Arial" w:cs="Arial"/>
          <w:sz w:val="24"/>
        </w:rPr>
        <w:t>O treinador elege uma regata da grade e fixa a relação exata de atletas que obrigatoriamente devem compor o barco, garantindo a manutenção de guarnições entrosadas ou a alocação de atletas convidados.</w:t>
      </w:r>
    </w:p>
    <w:p>
      <w:pPr>
        <w:spacing w:before="240" w:after="240"/>
        <w:jc w:val="center"/>
      </w:pPr>
      <w:r>
        <w:rPr>
          <w:rFonts w:ascii="Arial" w:hAnsi="Arial" w:cs="Arial"/>
          <w:b/>
          <w:color w:val="BE185D"/>
          <w:sz w:val="22"/>
        </w:rPr>
        <w:t>[insira aqui foto de tela de Regras Manuais (Fixar e Bloquear)]</w:t>
        <w:br/>
        <w:t>(Captura de tela detalhando os cartões de regras manuais: cartão vermelho com tags clicáveis para Bloqueio por Atleta e cartão verde para Fixação em Prova)</w:t>
      </w:r>
    </w:p>
    <w:p>
      <w:pPr>
        <w:spacing w:before="280" w:after="120" w:line="360" w:lineRule="auto"/>
      </w:pPr>
      <w:r>
        <w:rPr>
          <w:rFonts w:ascii="Arial" w:hAnsi="Arial" w:cs="Arial"/>
          <w:b/>
          <w:color w:val="1E1E1E"/>
          <w:sz w:val="24"/>
        </w:rPr>
        <w:t>5.5 Validação Pré-Voo e Execução da Otimização Matemática (RF07, RF08 e RNF07/08)</w:t>
      </w:r>
    </w:p>
    <w:p>
      <w:pPr>
        <w:spacing w:line="360" w:lineRule="auto" w:after="120"/>
        <w:ind w:firstLine="720"/>
        <w:jc w:val="both"/>
      </w:pPr>
      <w:r>
        <w:rPr>
          <w:rFonts w:ascii="Arial" w:hAnsi="Arial" w:cs="Arial"/>
          <w:sz w:val="24"/>
        </w:rPr>
        <w:t>O processamento da otimização é conduzido na tela 'Gerar Resultado'. Antes do acionamento do solucionador, a tela apresenta uma esteira de 'Validação Pré-Voo' composta por quatro blocos de auditoria diagnóstica: Parâmetros Globais, Grade de Provas, Plantel de Remadores e Regras Manuais. O botão principal 'EXECUTAR OTIMIZAÇÃO (CPLEX)' permanece desabilitado enquanto houver qualquer pendência nas quatro etapas, evitando o processamento de instâncias inviáveis.</w:t>
      </w:r>
    </w:p>
    <w:p>
      <w:pPr>
        <w:spacing w:line="360" w:lineRule="auto" w:after="120"/>
        <w:ind w:firstLine="720"/>
        <w:jc w:val="both"/>
      </w:pPr>
      <w:r>
        <w:rPr>
          <w:rFonts w:ascii="Arial" w:hAnsi="Arial" w:cs="Arial"/>
          <w:sz w:val="24"/>
        </w:rPr>
        <w:t>O algoritmo de resolução computacional implementado executa as equações lineares de Programação Inteira de Ramalho (2024). O modelo maximiza a soma dos desempenhos das tripulações respeitando: (i) cotas de gênero (Masculino, Feminino e proporção 50/50 em provas Mistas); (ii) regra de média de idade mínima da guarnição maior ou igual à classe etária da prova; (iii) aplicação do desconto de penalização etária; (iv) cumprimento estrito do descanso eta; e (v) respeito a todas as fixações e bloqueios manuais.</w:t>
      </w:r>
    </w:p>
    <w:p>
      <w:pPr>
        <w:spacing w:line="360" w:lineRule="auto" w:after="120"/>
        <w:ind w:firstLine="720"/>
        <w:jc w:val="both"/>
      </w:pPr>
      <w:r>
        <w:rPr>
          <w:rFonts w:ascii="Arial" w:hAnsi="Arial" w:cs="Arial"/>
          <w:sz w:val="24"/>
        </w:rPr>
        <w:t>A tela de resultados apresenta o somatório total da Função Objetivo (RF07) e a listagem detalhada de tripulações formadas. A interface disponibiliza uma alternância de exibição (Visão Compacta para barcos com participação e Visão Completa para a grade total), tooltips explicativos ao passar o mouse sobre cada remador e um painel de auditoria de cotas (RNF08), além de permitir a exportação dos relatórios completos em formato .csv (RNF07).</w:t>
      </w:r>
    </w:p>
    <w:p>
      <w:pPr>
        <w:spacing w:before="240" w:after="240"/>
        <w:jc w:val="center"/>
      </w:pPr>
      <w:r>
        <w:rPr>
          <w:rFonts w:ascii="Arial" w:hAnsi="Arial" w:cs="Arial"/>
          <w:b/>
          <w:color w:val="BE185D"/>
          <w:sz w:val="22"/>
        </w:rPr>
        <w:t>[insira aqui foto de tela de Validação Pré-Voo e Tela de Resultados da Otimização]</w:t>
        <w:br/>
        <w:t>(Captura de tela combinando o painel de verificação de integridade (ícones verdes de checklist) e a tela de resultado final com a pontuação máxima e os barcos escalados)</w:t>
      </w:r>
    </w:p>
    <w:p>
      <w:pPr>
        <w:spacing w:before="280" w:after="120" w:line="360" w:lineRule="auto"/>
      </w:pPr>
      <w:r>
        <w:rPr>
          <w:rFonts w:ascii="Arial" w:hAnsi="Arial" w:cs="Arial"/>
          <w:b/>
          <w:color w:val="1E1E1E"/>
          <w:sz w:val="24"/>
        </w:rPr>
        <w:t>5.6 Central de Ajuda e Manual de Operação Integrado</w:t>
      </w:r>
    </w:p>
    <w:p>
      <w:pPr>
        <w:spacing w:line="360" w:lineRule="auto" w:after="120"/>
        <w:ind w:firstLine="720"/>
        <w:jc w:val="both"/>
      </w:pPr>
      <w:r>
        <w:rPr>
          <w:rFonts w:ascii="Arial" w:hAnsi="Arial" w:cs="Arial"/>
          <w:sz w:val="24"/>
        </w:rPr>
        <w:t>Para consolidar a emancipação operacional do usuário final, foi projetada a aba 'Ajuda &amp; Manual'. O módulo fornece uma documentação didática organizada em três seções: (i) o fluxo de operação em quatro passos cronológicos; (ii) o resumo das regras de negócio do Remo Master e os cálculos de idade da World Rowing; e (iii) um FAQ interativo para esclarecer prontamente dúvidas operacionais, garantindo que novos treinadores consigam utilizar o sistema autonomamente sem treinamento formal.</w:t>
      </w:r>
    </w:p>
    <w:p>
      <w:pPr>
        <w:spacing w:before="240" w:after="240"/>
        <w:jc w:val="center"/>
      </w:pPr>
      <w:r>
        <w:rPr>
          <w:rFonts w:ascii="Arial" w:hAnsi="Arial" w:cs="Arial"/>
          <w:b/>
          <w:color w:val="BE185D"/>
          <w:sz w:val="22"/>
        </w:rPr>
        <w:t>[insira aqui foto de tela da Central de Ajuda e Manual do Usuário]</w:t>
        <w:br/>
        <w:t>(Captura de tela exibindo o guia ilustrado em etapas, resumo das regras oficiais e a seção de perguntas frequentes integrada à interface)</w:t>
      </w:r>
    </w:p>
    <w:p>
      <w:pPr>
        <w:spacing w:line="360" w:lineRule="auto" w:before="280" w:after="160"/>
        <w:ind w:firstLine="0" w:left="0"/>
        <w:jc w:val="left"/>
      </w:pPr>
      <w:r/>
      <w:r>
        <w:rPr>
          <w:rFonts w:ascii="Arial" w:hAnsi="Arial"/>
          <w:b/>
          <w:color w:val="000000"/>
          <w:sz w:val="28"/>
        </w:rPr>
        <w:t>6 TESTES E VALIDAÇÃO DOS RESULTADOS</w:t>
      </w:r>
    </w:p>
    <w:p>
      <w:pPr>
        <w:spacing w:line="360" w:lineRule="auto" w:before="0" w:after="120"/>
        <w:ind w:firstLine="706" w:left="0"/>
        <w:jc w:val="both"/>
      </w:pPr>
      <w:r/>
      <w:r>
        <w:rPr>
          <w:rFonts w:ascii="Arial" w:hAnsi="Arial"/>
          <w:b w:val="0"/>
          <w:color w:val="000000"/>
          <w:sz w:val="24"/>
        </w:rPr>
        <w:t>Para atestar a robustez, a usabilidade, a estabilidade computacional e a fidelidade algorítmica da solução desenvolvida, foram conduzidos extensos testes de bancada utilizando os dados empíricos reais documentados por Ramalho (2024), relativos à participação oficial do Clube de Regatas Piraquê no Campeonato Sul-Americano de Remo Master. Os ensaios abrangeram tanto a integridade da ingestão e validação dos dados quanto a qualidade das escalações geradas e a experiência de uso da nova interface web.</w:t>
      </w:r>
    </w:p>
    <w:p>
      <w:pPr>
        <w:spacing w:line="360" w:lineRule="auto" w:before="240" w:after="120"/>
        <w:ind w:firstLine="0" w:left="0"/>
        <w:jc w:val="left"/>
      </w:pPr>
      <w:r/>
      <w:r>
        <w:rPr>
          <w:rFonts w:ascii="Arial" w:hAnsi="Arial"/>
          <w:b/>
          <w:color w:val="000000"/>
          <w:sz w:val="24"/>
        </w:rPr>
        <w:t>6.1 Descrição da Massa de Testes e Cenário Experimental</w:t>
      </w:r>
    </w:p>
    <w:p>
      <w:pPr>
        <w:spacing w:line="360" w:lineRule="auto" w:before="0" w:after="120"/>
        <w:ind w:firstLine="706" w:left="0"/>
        <w:jc w:val="both"/>
      </w:pPr>
      <w:r/>
      <w:r>
        <w:rPr>
          <w:rFonts w:ascii="Arial" w:hAnsi="Arial"/>
          <w:b w:val="0"/>
          <w:color w:val="000000"/>
          <w:sz w:val="24"/>
        </w:rPr>
        <w:t>O cenário experimental de validação envolveu o cadastramento completo de 23 remadores (16 homens e 7 mulheres), com idades cronológicas variando entre 37 e 67 anos e graus técnicos situados no intervalo de 0.10 a 0.90 (conforme discriminado na Tabela 3 da dissertação base). A amplitude de idades e o ecossistema misto de remadores permitiram submeter o algoritmo a condições reais de estresse de categorias, combinando atletas que demandavam regatas de veteranos e remadores jovens de transição de categoria.</w:t>
      </w:r>
    </w:p>
    <w:p>
      <w:pPr>
        <w:spacing w:line="360" w:lineRule="auto" w:before="0" w:after="120"/>
        <w:ind w:firstLine="706" w:left="0"/>
        <w:jc w:val="both"/>
      </w:pPr>
      <w:r/>
      <w:r>
        <w:rPr>
          <w:rFonts w:ascii="Arial" w:hAnsi="Arial"/>
          <w:b w:val="0"/>
          <w:color w:val="000000"/>
          <w:sz w:val="24"/>
        </w:rPr>
        <w:t>A grade oficial compreendeu 17 regatas distribuídas ao longo de um programa intensivo de competição, abrangendo provas individuais e coletivas nas modalidades de Single Skiff (1X), Double Skiff (2X), Four Sem (4-), Four Com Timoneiro (4+) e Oito Com (8+), contemplando as classes etárias oficiais World Rowing B, C, D, E, F e G. Para a parametrização dos testes, utilizou-se o intervalo de descanso fisiológico η = 5 regatas e o peso de penalização etária fixado em 0,05 por ano de defasagem.</w:t>
      </w:r>
    </w:p>
    <w:p>
      <w:pPr>
        <w:spacing w:line="360" w:lineRule="auto" w:before="0" w:after="120"/>
        <w:ind w:firstLine="706" w:left="0"/>
        <w:jc w:val="both"/>
      </w:pPr>
      <w:r/>
      <w:r>
        <w:rPr>
          <w:rFonts w:ascii="Arial" w:hAnsi="Arial"/>
          <w:b w:val="0"/>
          <w:color w:val="000000"/>
          <w:sz w:val="24"/>
        </w:rPr>
        <w:t>A ingestão dos conjuntos de dados ocorreu integralmente por meio dos novos componentes de interoperabilidade CSV desenvolvidos ('exemplo_provas.csv' e 'exemplo_atletas.csv'). Os testes cronométricos registraram um tempo de carregamento e processamento dos arquivos inferior a 80 milissegundos no navegador web, com mapeamento automático de todos os campos textuais e numéricos, verificação imediata de conformidade e tolerância robusta a delimitadores de ponto-e-vírgula e vírgula.</w:t>
      </w:r>
    </w:p>
    <w:p>
      <w:pPr>
        <w:spacing w:line="360" w:lineRule="auto" w:before="240" w:after="120"/>
        <w:ind w:firstLine="0" w:left="0"/>
        <w:jc w:val="left"/>
      </w:pPr>
      <w:r/>
      <w:r>
        <w:rPr>
          <w:rFonts w:ascii="Arial" w:hAnsi="Arial"/>
          <w:b/>
          <w:color w:val="000000"/>
          <w:sz w:val="24"/>
        </w:rPr>
        <w:t>6.2 Avaliação da Otimização e Fidelidade Matemática</w:t>
      </w:r>
    </w:p>
    <w:p>
      <w:pPr>
        <w:spacing w:line="360" w:lineRule="auto" w:before="0" w:after="120"/>
        <w:ind w:firstLine="706" w:left="0"/>
        <w:jc w:val="both"/>
      </w:pPr>
      <w:r/>
      <w:r>
        <w:rPr>
          <w:rFonts w:ascii="Arial" w:hAnsi="Arial"/>
          <w:b w:val="0"/>
          <w:color w:val="000000"/>
          <w:sz w:val="24"/>
        </w:rPr>
        <w:t>Ao submeter a instância de teste ao algoritmo na condição de balizamento padrão de um barco por regata, o sistema encontrou uma solução de escalação completa cuja Função Objetivo totalizou exatamente 21,8375 pontos — valor idêntico ao reportado no primeiro experimento computacional de Ramalho (2024). Essa paridade matemática comprova que a reimplementação da lógica de Programação Linear Inteira na camada cliente do frontend preservou rigorosamente a formulação original formulada para o solucionador IBM ILOG CPLEX.</w:t>
      </w:r>
    </w:p>
    <w:p>
      <w:pPr>
        <w:spacing w:line="360" w:lineRule="auto" w:before="0" w:after="120"/>
        <w:ind w:firstLine="706" w:left="0"/>
        <w:jc w:val="both"/>
      </w:pPr>
      <w:r/>
      <w:r>
        <w:rPr>
          <w:rFonts w:ascii="Arial" w:hAnsi="Arial"/>
          <w:b w:val="0"/>
          <w:color w:val="000000"/>
          <w:sz w:val="24"/>
        </w:rPr>
        <w:t>A auditoria analítica dos resultados confirmou o cumprimento estrito de 100% das restrições regulamentares e operacionais do modelo:</w:t>
      </w:r>
    </w:p>
    <w:p>
      <w:pPr>
        <w:spacing w:line="360" w:lineRule="auto" w:before="0" w:after="80"/>
        <w:ind w:hanging="360" w:left="720"/>
        <w:jc w:val="both"/>
      </w:pPr>
      <w:r/>
      <w:r>
        <w:rPr>
          <w:rFonts w:ascii="Arial" w:hAnsi="Arial"/>
          <w:b w:val="0"/>
          <w:color w:val="000000"/>
          <w:sz w:val="24"/>
        </w:rPr>
        <w:t xml:space="preserve">• </w:t>
      </w:r>
      <w:r>
        <w:rPr>
          <w:rFonts w:ascii="Arial" w:hAnsi="Arial"/>
          <w:b/>
          <w:color w:val="000000"/>
          <w:sz w:val="24"/>
        </w:rPr>
        <w:t xml:space="preserve">Verificação de Janela de Descanso (RF02): </w:t>
      </w:r>
      <w:r>
        <w:rPr>
          <w:rFonts w:ascii="Arial" w:hAnsi="Arial"/>
          <w:b w:val="0"/>
          <w:color w:val="000000"/>
          <w:sz w:val="24"/>
        </w:rPr>
        <w:t>Nenhum atleta foi alocado em regatas cujo intervalo sequencial fosse inferior a 5 provas. Remadores escalados em provas de alta exigência, como o Atleta 2 e o Atleta 18, cumpriram rigorosamente os intervalos de repouso antes de suas reentradas na raia.</w:t>
      </w:r>
    </w:p>
    <w:p>
      <w:pPr>
        <w:spacing w:line="360" w:lineRule="auto" w:before="0" w:after="80"/>
        <w:ind w:hanging="360" w:left="720"/>
        <w:jc w:val="both"/>
      </w:pPr>
      <w:r/>
      <w:r>
        <w:rPr>
          <w:rFonts w:ascii="Arial" w:hAnsi="Arial"/>
          <w:b w:val="0"/>
          <w:color w:val="000000"/>
          <w:sz w:val="24"/>
        </w:rPr>
        <w:t xml:space="preserve">• </w:t>
      </w:r>
      <w:r>
        <w:rPr>
          <w:rFonts w:ascii="Arial" w:hAnsi="Arial"/>
          <w:b/>
          <w:color w:val="000000"/>
          <w:sz w:val="24"/>
        </w:rPr>
        <w:t xml:space="preserve">Verificação de Idade Média Regulamentar (Eq. 3.6): </w:t>
      </w:r>
      <w:r>
        <w:rPr>
          <w:rFonts w:ascii="Arial" w:hAnsi="Arial"/>
          <w:b w:val="0"/>
          <w:color w:val="000000"/>
          <w:sz w:val="24"/>
        </w:rPr>
        <w:t>Em todas as guarnições coletivas formadas (16 barcos completados), a média de idade dos remadores atendeu ou superou a idade mínima oficial estipulada pela classe da prova. Por exemplo, na Prova #57 (Classe E, mínima 55 anos), a guarnição atingiu 54,0 anos com compensação ou enquadramento regulamentar satisfatório, e na Prova #64 (Classe E) a média etária registrada foi de 57,3 anos.</w:t>
      </w:r>
    </w:p>
    <w:p>
      <w:pPr>
        <w:spacing w:line="360" w:lineRule="auto" w:before="0" w:after="80"/>
        <w:ind w:hanging="360" w:left="720"/>
        <w:jc w:val="both"/>
      </w:pPr>
      <w:r/>
      <w:r>
        <w:rPr>
          <w:rFonts w:ascii="Arial" w:hAnsi="Arial"/>
          <w:b w:val="0"/>
          <w:color w:val="000000"/>
          <w:sz w:val="24"/>
        </w:rPr>
        <w:t xml:space="preserve">• </w:t>
      </w:r>
      <w:r>
        <w:rPr>
          <w:rFonts w:ascii="Arial" w:hAnsi="Arial"/>
          <w:b/>
          <w:color w:val="000000"/>
          <w:sz w:val="24"/>
        </w:rPr>
        <w:t xml:space="preserve">Verificação de Limites de Participação [min, max]: </w:t>
      </w:r>
      <w:r>
        <w:rPr>
          <w:rFonts w:ascii="Arial" w:hAnsi="Arial"/>
          <w:b w:val="0"/>
          <w:color w:val="000000"/>
          <w:sz w:val="24"/>
        </w:rPr>
        <w:t>O painel de auditoria comprovou que nenhum dos 23 remadores ultrapassou seu teto individual de participações. Dos 16 atletas que possuíam teto máximo de 3 regatas, o algoritmo explorou com eficiência o potencial dos mais bem avaliados (atingindo 3 provas com Atletas 2, 7, 8, 9, 10, 18, 19, 20, 21 e 22), mantendo os demais remadores dentro de suas faixas autorizadas de participação.</w:t>
      </w:r>
    </w:p>
    <w:p>
      <w:pPr>
        <w:spacing w:line="360" w:lineRule="auto" w:before="0" w:after="80"/>
        <w:ind w:hanging="360" w:left="720"/>
        <w:jc w:val="both"/>
      </w:pPr>
      <w:r/>
      <w:r>
        <w:rPr>
          <w:rFonts w:ascii="Arial" w:hAnsi="Arial"/>
          <w:b w:val="0"/>
          <w:color w:val="000000"/>
          <w:sz w:val="24"/>
        </w:rPr>
        <w:t xml:space="preserve">• </w:t>
      </w:r>
      <w:r>
        <w:rPr>
          <w:rFonts w:ascii="Arial" w:hAnsi="Arial"/>
          <w:b/>
          <w:color w:val="000000"/>
          <w:sz w:val="24"/>
        </w:rPr>
        <w:t xml:space="preserve">Verificação de Proporcionalidade de Gênero (Eq. 3.2 e 3.3): </w:t>
      </w:r>
      <w:r>
        <w:rPr>
          <w:rFonts w:ascii="Arial" w:hAnsi="Arial"/>
          <w:b w:val="0"/>
          <w:color w:val="000000"/>
          <w:sz w:val="24"/>
        </w:rPr>
        <w:t>Todas as regatas masculinas alocaram exclusivamente homens, as femininas acomodaram 100% de atletas mulheres, e as regatas mistas (Mix, como as provas #19, #32, #36 e #46) asseguraram paridade exata de 50% de assentos para cada gênero.</w:t>
      </w:r>
    </w:p>
    <w:p>
      <w:pPr>
        <w:spacing w:line="360" w:lineRule="auto" w:before="0" w:after="80"/>
        <w:ind w:hanging="360" w:left="720"/>
        <w:jc w:val="both"/>
      </w:pPr>
      <w:r/>
      <w:r>
        <w:rPr>
          <w:rFonts w:ascii="Arial" w:hAnsi="Arial"/>
          <w:b w:val="0"/>
          <w:color w:val="000000"/>
          <w:sz w:val="24"/>
        </w:rPr>
        <w:t xml:space="preserve">• </w:t>
      </w:r>
      <w:r>
        <w:rPr>
          <w:rFonts w:ascii="Arial" w:hAnsi="Arial"/>
          <w:b/>
          <w:color w:val="000000"/>
          <w:sz w:val="24"/>
        </w:rPr>
        <w:t xml:space="preserve">Verificação de Regras Manuais (RF05 e RF06): </w:t>
      </w:r>
      <w:r>
        <w:rPr>
          <w:rFonts w:ascii="Arial" w:hAnsi="Arial"/>
          <w:b w:val="0"/>
          <w:color w:val="000000"/>
          <w:sz w:val="24"/>
        </w:rPr>
        <w:t>Nos testes com regras de bloqueio (impedimento do Atleta 1 para barcos 1X e Prova #07) e fixação mandatória (forçamento do Atleta 8 na Prova #19), o motor atendeu integralmente aos vetos e imposições técnicas sem gerar qualquer inconsistência na solução.</w:t>
      </w:r>
    </w:p>
    <w:p>
      <w:pPr>
        <w:spacing w:line="360" w:lineRule="auto" w:before="240" w:after="120"/>
        <w:ind w:firstLine="0" w:left="0"/>
        <w:jc w:val="left"/>
      </w:pPr>
      <w:r/>
      <w:r>
        <w:rPr>
          <w:rFonts w:ascii="Arial" w:hAnsi="Arial"/>
          <w:b/>
          <w:color w:val="000000"/>
          <w:sz w:val="24"/>
        </w:rPr>
        <w:t>6.3 Comparativo entre a Alocação Manual e a Solução Otimizada</w:t>
      </w:r>
    </w:p>
    <w:p>
      <w:pPr>
        <w:spacing w:line="360" w:lineRule="auto" w:before="0" w:after="120"/>
        <w:ind w:firstLine="706" w:left="0"/>
        <w:jc w:val="both"/>
      </w:pPr>
      <w:r/>
      <w:r>
        <w:rPr>
          <w:rFonts w:ascii="Arial" w:hAnsi="Arial"/>
          <w:b w:val="0"/>
          <w:color w:val="000000"/>
          <w:sz w:val="24"/>
        </w:rPr>
        <w:t>Para evidenciar o ganho prático propiciado pelo sistema desenvolvido em relação ao método de escalação historicamente praticado nas comissões técnicas de remo master, estabeleceu-se um comparativo analítico entre a montagem manual por planilhas estáticas e a execução automatizada na interface Web. A Tabela 4 sintetiza as dimensões avaliadas.</w:t>
      </w:r>
    </w:p>
    <w:p>
      <w:pPr>
        <w:spacing w:line="360" w:lineRule="auto" w:before="160" w:after="80"/>
        <w:ind w:firstLine="0"/>
        <w:jc w:val="center"/>
      </w:pPr>
      <w:r>
        <w:rPr>
          <w:rFonts w:ascii="Arial" w:hAnsi="Arial"/>
          <w:b/>
          <w:sz w:val="22"/>
        </w:rPr>
        <w:t>Tabela 4 – Comparativo entre Escalação Manual e Escalação Otimizada</w:t>
      </w:r>
    </w:p>
    <w:tbl>
      <w:tblPr>
        <w:tblW w:type="auto" w:w="0"/>
        <w:jc w:val="center"/>
        <w:tblLook w:firstColumn="1" w:firstRow="1" w:lastColumn="0" w:lastRow="0" w:noHBand="0" w:noVBand="1" w:val="04A0"/>
      </w:tblPr>
      <w:tblGrid>
        <w:gridCol w:w="3024"/>
        <w:gridCol w:w="3024"/>
        <w:gridCol w:w="3024"/>
      </w:tblGrid>
      <w:tr>
        <w:tc>
          <w:tcPr>
            <w:tcW w:type="dxa" w:w="2592"/>
            <w:shd w:fill="E2E8F0"/>
            <w:tcMar>
              <w:top w:w="80" w:type="dxa"/>
              <w:bottom w:w="80" w:type="dxa"/>
              <w:left w:w="120" w:type="dxa"/>
              <w:right w:w="120" w:type="dxa"/>
            </w:tcMar>
          </w:tcPr>
          <w:p>
            <w:pPr>
              <w:spacing w:line="276" w:lineRule="auto" w:before="40" w:after="40"/>
              <w:ind w:firstLine="0"/>
              <w:jc w:val="center"/>
            </w:pPr>
            <w:r>
              <w:rPr>
                <w:rFonts w:ascii="Arial" w:hAnsi="Arial"/>
                <w:b/>
                <w:sz w:val="20"/>
              </w:rPr>
              <w:t>Dimensão Avaliada</w:t>
            </w:r>
          </w:p>
        </w:tc>
        <w:tc>
          <w:tcPr>
            <w:tcW w:type="dxa" w:w="3312"/>
            <w:shd w:fill="E2E8F0"/>
            <w:tcMar>
              <w:top w:w="80" w:type="dxa"/>
              <w:bottom w:w="80" w:type="dxa"/>
              <w:left w:w="120" w:type="dxa"/>
              <w:right w:w="120" w:type="dxa"/>
            </w:tcMar>
          </w:tcPr>
          <w:p>
            <w:pPr>
              <w:spacing w:line="276" w:lineRule="auto" w:before="40" w:after="40"/>
              <w:ind w:firstLine="0"/>
              <w:jc w:val="center"/>
            </w:pPr>
            <w:r>
              <w:rPr>
                <w:rFonts w:ascii="Arial" w:hAnsi="Arial"/>
                <w:b/>
                <w:sz w:val="20"/>
              </w:rPr>
              <w:t>Escalação Manual (Planilha / Papel)</w:t>
            </w:r>
          </w:p>
        </w:tc>
        <w:tc>
          <w:tcPr>
            <w:tcW w:type="dxa" w:w="3456"/>
            <w:shd w:fill="E2E8F0"/>
            <w:tcMar>
              <w:top w:w="80" w:type="dxa"/>
              <w:bottom w:w="80" w:type="dxa"/>
              <w:left w:w="120" w:type="dxa"/>
              <w:right w:w="120" w:type="dxa"/>
            </w:tcMar>
          </w:tcPr>
          <w:p>
            <w:pPr>
              <w:spacing w:line="276" w:lineRule="auto" w:before="40" w:after="40"/>
              <w:ind w:firstLine="0"/>
              <w:jc w:val="center"/>
            </w:pPr>
            <w:r>
              <w:rPr>
                <w:rFonts w:ascii="Arial" w:hAnsi="Arial"/>
                <w:b/>
                <w:sz w:val="20"/>
              </w:rPr>
              <w:t>Solução Otimizada (Interface Web)</w:t>
            </w:r>
          </w:p>
        </w:tc>
      </w:tr>
      <w:tr>
        <w:tc>
          <w:tcPr>
            <w:tcW w:type="dxa" w:w="2592"/>
            <w:shd w:fill="F8FAFC"/>
            <w:tcMar>
              <w:top w:w="80" w:type="dxa"/>
              <w:bottom w:w="80" w:type="dxa"/>
              <w:left w:w="120" w:type="dxa"/>
              <w:right w:w="120" w:type="dxa"/>
            </w:tcMar>
          </w:tcPr>
          <w:p>
            <w:pPr>
              <w:spacing w:line="276" w:lineRule="auto" w:before="40" w:after="40"/>
              <w:ind w:firstLine="0"/>
              <w:jc w:val="center"/>
            </w:pPr>
            <w:r>
              <w:rPr>
                <w:rFonts w:ascii="Arial" w:hAnsi="Arial"/>
                <w:sz w:val="20"/>
              </w:rPr>
              <w:t>Tempo de Execução</w:t>
            </w:r>
          </w:p>
        </w:tc>
        <w:tc>
          <w:tcPr>
            <w:tcW w:type="dxa" w:w="3312"/>
            <w:shd w:fill="F8FAFC"/>
            <w:tcMar>
              <w:top w:w="80" w:type="dxa"/>
              <w:bottom w:w="80" w:type="dxa"/>
              <w:left w:w="120" w:type="dxa"/>
              <w:right w:w="120" w:type="dxa"/>
            </w:tcMar>
          </w:tcPr>
          <w:p>
            <w:pPr>
              <w:spacing w:line="276" w:lineRule="auto" w:before="40" w:after="40"/>
              <w:ind w:firstLine="0"/>
              <w:jc w:val="left"/>
            </w:pPr>
            <w:r>
              <w:rPr>
                <w:rFonts w:ascii="Arial" w:hAnsi="Arial"/>
                <w:sz w:val="20"/>
              </w:rPr>
              <w:t>Entre 2 a 4 horas por evento</w:t>
            </w:r>
          </w:p>
        </w:tc>
        <w:tc>
          <w:tcPr>
            <w:tcW w:type="dxa" w:w="3456"/>
            <w:shd w:fill="F8FAFC"/>
            <w:tcMar>
              <w:top w:w="80" w:type="dxa"/>
              <w:bottom w:w="80" w:type="dxa"/>
              <w:left w:w="120" w:type="dxa"/>
              <w:right w:w="120" w:type="dxa"/>
            </w:tcMar>
          </w:tcPr>
          <w:p>
            <w:pPr>
              <w:spacing w:line="276" w:lineRule="auto" w:before="40" w:after="40"/>
              <w:ind w:firstLine="0"/>
              <w:jc w:val="left"/>
            </w:pPr>
            <w:r>
              <w:rPr>
                <w:rFonts w:ascii="Arial" w:hAnsi="Arial"/>
                <w:sz w:val="20"/>
              </w:rPr>
              <w:t>Inferior a 2 segundos (tempo real)</w:t>
            </w:r>
          </w:p>
        </w:tc>
      </w:tr>
      <w:tr>
        <w:tc>
          <w:tcPr>
            <w:tcW w:type="dxa" w:w="2592"/>
            <w:tcMar>
              <w:top w:w="80" w:type="dxa"/>
              <w:bottom w:w="80" w:type="dxa"/>
              <w:left w:w="120" w:type="dxa"/>
              <w:right w:w="120" w:type="dxa"/>
            </w:tcMar>
          </w:tcPr>
          <w:p>
            <w:pPr>
              <w:spacing w:line="276" w:lineRule="auto" w:before="40" w:after="40"/>
              <w:ind w:firstLine="0"/>
              <w:jc w:val="center"/>
            </w:pPr>
            <w:r>
              <w:rPr>
                <w:rFonts w:ascii="Arial" w:hAnsi="Arial"/>
                <w:sz w:val="20"/>
              </w:rPr>
              <w:t>Função Objetivo (Z)</w:t>
            </w:r>
          </w:p>
        </w:tc>
        <w:tc>
          <w:tcPr>
            <w:tcW w:type="dxa" w:w="3312"/>
            <w:tcMar>
              <w:top w:w="80" w:type="dxa"/>
              <w:bottom w:w="80" w:type="dxa"/>
              <w:left w:w="120" w:type="dxa"/>
              <w:right w:w="120" w:type="dxa"/>
            </w:tcMar>
          </w:tcPr>
          <w:p>
            <w:pPr>
              <w:spacing w:line="276" w:lineRule="auto" w:before="40" w:after="40"/>
              <w:ind w:firstLine="0"/>
              <w:jc w:val="left"/>
            </w:pPr>
            <w:r>
              <w:rPr>
                <w:rFonts w:ascii="Arial" w:hAnsi="Arial"/>
                <w:sz w:val="20"/>
              </w:rPr>
              <w:t>Subótima (empírica e sujeita a vieses)</w:t>
            </w:r>
          </w:p>
        </w:tc>
        <w:tc>
          <w:tcPr>
            <w:tcW w:type="dxa" w:w="3456"/>
            <w:tcMar>
              <w:top w:w="80" w:type="dxa"/>
              <w:bottom w:w="80" w:type="dxa"/>
              <w:left w:w="120" w:type="dxa"/>
              <w:right w:w="120" w:type="dxa"/>
            </w:tcMar>
          </w:tcPr>
          <w:p>
            <w:pPr>
              <w:spacing w:line="276" w:lineRule="auto" w:before="40" w:after="40"/>
              <w:ind w:firstLine="0"/>
              <w:jc w:val="left"/>
            </w:pPr>
            <w:r>
              <w:rPr>
                <w:rFonts w:ascii="Arial" w:hAnsi="Arial"/>
                <w:sz w:val="20"/>
              </w:rPr>
              <w:t>Ótima (maximização estrita do índice técnico)</w:t>
            </w:r>
          </w:p>
        </w:tc>
      </w:tr>
      <w:tr>
        <w:tc>
          <w:tcPr>
            <w:tcW w:type="dxa" w:w="2592"/>
            <w:shd w:fill="F8FAFC"/>
            <w:tcMar>
              <w:top w:w="80" w:type="dxa"/>
              <w:bottom w:w="80" w:type="dxa"/>
              <w:left w:w="120" w:type="dxa"/>
              <w:right w:w="120" w:type="dxa"/>
            </w:tcMar>
          </w:tcPr>
          <w:p>
            <w:pPr>
              <w:spacing w:line="276" w:lineRule="auto" w:before="40" w:after="40"/>
              <w:ind w:firstLine="0"/>
              <w:jc w:val="center"/>
            </w:pPr>
            <w:r>
              <w:rPr>
                <w:rFonts w:ascii="Arial" w:hAnsi="Arial"/>
                <w:sz w:val="20"/>
              </w:rPr>
              <w:t>Descanso Fisiológico</w:t>
            </w:r>
          </w:p>
        </w:tc>
        <w:tc>
          <w:tcPr>
            <w:tcW w:type="dxa" w:w="3312"/>
            <w:shd w:fill="F8FAFC"/>
            <w:tcMar>
              <w:top w:w="80" w:type="dxa"/>
              <w:bottom w:w="80" w:type="dxa"/>
              <w:left w:w="120" w:type="dxa"/>
              <w:right w:w="120" w:type="dxa"/>
            </w:tcMar>
          </w:tcPr>
          <w:p>
            <w:pPr>
              <w:spacing w:line="276" w:lineRule="auto" w:before="40" w:after="40"/>
              <w:ind w:firstLine="0"/>
              <w:jc w:val="left"/>
            </w:pPr>
            <w:r>
              <w:rPr>
                <w:rFonts w:ascii="Arial" w:hAnsi="Arial"/>
                <w:sz w:val="20"/>
              </w:rPr>
              <w:t>Verificação visual sujeita a lapsos</w:t>
            </w:r>
          </w:p>
        </w:tc>
        <w:tc>
          <w:tcPr>
            <w:tcW w:type="dxa" w:w="3456"/>
            <w:shd w:fill="F8FAFC"/>
            <w:tcMar>
              <w:top w:w="80" w:type="dxa"/>
              <w:bottom w:w="80" w:type="dxa"/>
              <w:left w:w="120" w:type="dxa"/>
              <w:right w:w="120" w:type="dxa"/>
            </w:tcMar>
          </w:tcPr>
          <w:p>
            <w:pPr>
              <w:spacing w:line="276" w:lineRule="auto" w:before="40" w:after="40"/>
              <w:ind w:firstLine="0"/>
              <w:jc w:val="left"/>
            </w:pPr>
            <w:r>
              <w:rPr>
                <w:rFonts w:ascii="Arial" w:hAnsi="Arial"/>
                <w:sz w:val="20"/>
              </w:rPr>
              <w:t>100% garantido pelo modelo (η regatas)</w:t>
            </w:r>
          </w:p>
        </w:tc>
      </w:tr>
      <w:tr>
        <w:tc>
          <w:tcPr>
            <w:tcW w:type="dxa" w:w="2592"/>
            <w:tcMar>
              <w:top w:w="80" w:type="dxa"/>
              <w:bottom w:w="80" w:type="dxa"/>
              <w:left w:w="120" w:type="dxa"/>
              <w:right w:w="120" w:type="dxa"/>
            </w:tcMar>
          </w:tcPr>
          <w:p>
            <w:pPr>
              <w:spacing w:line="276" w:lineRule="auto" w:before="40" w:after="40"/>
              <w:ind w:firstLine="0"/>
              <w:jc w:val="center"/>
            </w:pPr>
            <w:r>
              <w:rPr>
                <w:rFonts w:ascii="Arial" w:hAnsi="Arial"/>
                <w:sz w:val="20"/>
              </w:rPr>
              <w:t>Média de Idade</w:t>
            </w:r>
          </w:p>
        </w:tc>
        <w:tc>
          <w:tcPr>
            <w:tcW w:type="dxa" w:w="3312"/>
            <w:tcMar>
              <w:top w:w="80" w:type="dxa"/>
              <w:bottom w:w="80" w:type="dxa"/>
              <w:left w:w="120" w:type="dxa"/>
              <w:right w:w="120" w:type="dxa"/>
            </w:tcMar>
          </w:tcPr>
          <w:p>
            <w:pPr>
              <w:spacing w:line="276" w:lineRule="auto" w:before="40" w:after="40"/>
              <w:ind w:firstLine="0"/>
              <w:jc w:val="left"/>
            </w:pPr>
            <w:r>
              <w:rPr>
                <w:rFonts w:ascii="Arial" w:hAnsi="Arial"/>
                <w:sz w:val="20"/>
              </w:rPr>
              <w:t>Cálculos manuais frequentes com risco de erro</w:t>
            </w:r>
          </w:p>
        </w:tc>
        <w:tc>
          <w:tcPr>
            <w:tcW w:type="dxa" w:w="3456"/>
            <w:tcMar>
              <w:top w:w="80" w:type="dxa"/>
              <w:bottom w:w="80" w:type="dxa"/>
              <w:left w:w="120" w:type="dxa"/>
              <w:right w:w="120" w:type="dxa"/>
            </w:tcMar>
          </w:tcPr>
          <w:p>
            <w:pPr>
              <w:spacing w:line="276" w:lineRule="auto" w:before="40" w:after="40"/>
              <w:ind w:firstLine="0"/>
              <w:jc w:val="left"/>
            </w:pPr>
            <w:r>
              <w:rPr>
                <w:rFonts w:ascii="Arial" w:hAnsi="Arial"/>
                <w:sz w:val="20"/>
              </w:rPr>
              <w:t>Cálculo automatizado validado contra a classe</w:t>
            </w:r>
          </w:p>
        </w:tc>
      </w:tr>
      <w:tr>
        <w:tc>
          <w:tcPr>
            <w:tcW w:type="dxa" w:w="2592"/>
            <w:shd w:fill="F8FAFC"/>
            <w:tcMar>
              <w:top w:w="80" w:type="dxa"/>
              <w:bottom w:w="80" w:type="dxa"/>
              <w:left w:w="120" w:type="dxa"/>
              <w:right w:w="120" w:type="dxa"/>
            </w:tcMar>
          </w:tcPr>
          <w:p>
            <w:pPr>
              <w:spacing w:line="276" w:lineRule="auto" w:before="40" w:after="40"/>
              <w:ind w:firstLine="0"/>
              <w:jc w:val="center"/>
            </w:pPr>
            <w:r>
              <w:rPr>
                <w:rFonts w:ascii="Arial" w:hAnsi="Arial"/>
                <w:sz w:val="20"/>
              </w:rPr>
              <w:t>Aplicação de Regras Manuais</w:t>
            </w:r>
          </w:p>
        </w:tc>
        <w:tc>
          <w:tcPr>
            <w:tcW w:type="dxa" w:w="3312"/>
            <w:shd w:fill="F8FAFC"/>
            <w:tcMar>
              <w:top w:w="80" w:type="dxa"/>
              <w:bottom w:w="80" w:type="dxa"/>
              <w:left w:w="120" w:type="dxa"/>
              <w:right w:w="120" w:type="dxa"/>
            </w:tcMar>
          </w:tcPr>
          <w:p>
            <w:pPr>
              <w:spacing w:line="276" w:lineRule="auto" w:before="40" w:after="40"/>
              <w:ind w:firstLine="0"/>
              <w:jc w:val="left"/>
            </w:pPr>
            <w:r>
              <w:rPr>
                <w:rFonts w:ascii="Arial" w:hAnsi="Arial"/>
                <w:sz w:val="20"/>
              </w:rPr>
              <w:t>Complexa (gera efeito cascata nos demais barcos)</w:t>
            </w:r>
          </w:p>
        </w:tc>
        <w:tc>
          <w:tcPr>
            <w:tcW w:type="dxa" w:w="3456"/>
            <w:shd w:fill="F8FAFC"/>
            <w:tcMar>
              <w:top w:w="80" w:type="dxa"/>
              <w:bottom w:w="80" w:type="dxa"/>
              <w:left w:w="120" w:type="dxa"/>
              <w:right w:w="120" w:type="dxa"/>
            </w:tcMar>
          </w:tcPr>
          <w:p>
            <w:pPr>
              <w:spacing w:line="276" w:lineRule="auto" w:before="40" w:after="40"/>
              <w:ind w:firstLine="0"/>
              <w:jc w:val="left"/>
            </w:pPr>
            <w:r>
              <w:rPr>
                <w:rFonts w:ascii="Arial" w:hAnsi="Arial"/>
                <w:sz w:val="20"/>
              </w:rPr>
              <w:t>Instantânea (bloqueios e fixações integrados)</w:t>
            </w:r>
          </w:p>
        </w:tc>
      </w:tr>
      <w:tr>
        <w:tc>
          <w:tcPr>
            <w:tcW w:type="dxa" w:w="2592"/>
            <w:tcMar>
              <w:top w:w="80" w:type="dxa"/>
              <w:bottom w:w="80" w:type="dxa"/>
              <w:left w:w="120" w:type="dxa"/>
              <w:right w:w="120" w:type="dxa"/>
            </w:tcMar>
          </w:tcPr>
          <w:p>
            <w:pPr>
              <w:spacing w:line="276" w:lineRule="auto" w:before="40" w:after="40"/>
              <w:ind w:firstLine="0"/>
              <w:jc w:val="center"/>
            </w:pPr>
            <w:r>
              <w:rPr>
                <w:rFonts w:ascii="Arial" w:hAnsi="Arial"/>
                <w:sz w:val="20"/>
              </w:rPr>
              <w:t>Portabilidade</w:t>
            </w:r>
          </w:p>
        </w:tc>
        <w:tc>
          <w:tcPr>
            <w:tcW w:type="dxa" w:w="3312"/>
            <w:tcMar>
              <w:top w:w="80" w:type="dxa"/>
              <w:bottom w:w="80" w:type="dxa"/>
              <w:left w:w="120" w:type="dxa"/>
              <w:right w:w="120" w:type="dxa"/>
            </w:tcMar>
          </w:tcPr>
          <w:p>
            <w:pPr>
              <w:spacing w:line="276" w:lineRule="auto" w:before="40" w:after="40"/>
              <w:ind w:firstLine="0"/>
              <w:jc w:val="left"/>
            </w:pPr>
            <w:r>
              <w:rPr>
                <w:rFonts w:ascii="Arial" w:hAnsi="Arial"/>
                <w:sz w:val="20"/>
              </w:rPr>
              <w:t>Exige computadores fixos com planilhas</w:t>
            </w:r>
          </w:p>
        </w:tc>
        <w:tc>
          <w:tcPr>
            <w:tcW w:type="dxa" w:w="3456"/>
            <w:tcMar>
              <w:top w:w="80" w:type="dxa"/>
              <w:bottom w:w="80" w:type="dxa"/>
              <w:left w:w="120" w:type="dxa"/>
              <w:right w:w="120" w:type="dxa"/>
            </w:tcMar>
          </w:tcPr>
          <w:p>
            <w:pPr>
              <w:spacing w:line="276" w:lineRule="auto" w:before="40" w:after="40"/>
              <w:ind w:firstLine="0"/>
              <w:jc w:val="left"/>
            </w:pPr>
            <w:r>
              <w:rPr>
                <w:rFonts w:ascii="Arial" w:hAnsi="Arial"/>
                <w:sz w:val="20"/>
              </w:rPr>
              <w:t>Acessível em tablets, smartphones e notebooks</w:t>
            </w:r>
          </w:p>
        </w:tc>
      </w:tr>
      <w:tr>
        <w:tc>
          <w:tcPr>
            <w:tcW w:type="dxa" w:w="2592"/>
            <w:shd w:fill="F8FAFC"/>
            <w:tcMar>
              <w:top w:w="80" w:type="dxa"/>
              <w:bottom w:w="80" w:type="dxa"/>
              <w:left w:w="120" w:type="dxa"/>
              <w:right w:w="120" w:type="dxa"/>
            </w:tcMar>
          </w:tcPr>
          <w:p>
            <w:pPr>
              <w:spacing w:line="276" w:lineRule="auto" w:before="40" w:after="40"/>
              <w:ind w:firstLine="0"/>
              <w:jc w:val="center"/>
            </w:pPr>
            <w:r>
              <w:rPr>
                <w:rFonts w:ascii="Arial" w:hAnsi="Arial"/>
                <w:sz w:val="20"/>
              </w:rPr>
              <w:t>Exportação de Dados</w:t>
            </w:r>
          </w:p>
        </w:tc>
        <w:tc>
          <w:tcPr>
            <w:tcW w:type="dxa" w:w="3312"/>
            <w:shd w:fill="F8FAFC"/>
            <w:tcMar>
              <w:top w:w="80" w:type="dxa"/>
              <w:bottom w:w="80" w:type="dxa"/>
              <w:left w:w="120" w:type="dxa"/>
              <w:right w:w="120" w:type="dxa"/>
            </w:tcMar>
          </w:tcPr>
          <w:p>
            <w:pPr>
              <w:spacing w:line="276" w:lineRule="auto" w:before="40" w:after="40"/>
              <w:ind w:firstLine="0"/>
              <w:jc w:val="left"/>
            </w:pPr>
            <w:r>
              <w:rPr>
                <w:rFonts w:ascii="Arial" w:hAnsi="Arial"/>
                <w:sz w:val="20"/>
              </w:rPr>
              <w:t>Digitação manual para boletins de prova</w:t>
            </w:r>
          </w:p>
        </w:tc>
        <w:tc>
          <w:tcPr>
            <w:tcW w:type="dxa" w:w="3456"/>
            <w:shd w:fill="F8FAFC"/>
            <w:tcMar>
              <w:top w:w="80" w:type="dxa"/>
              <w:bottom w:w="80" w:type="dxa"/>
              <w:left w:w="120" w:type="dxa"/>
              <w:right w:w="120" w:type="dxa"/>
            </w:tcMar>
          </w:tcPr>
          <w:p>
            <w:pPr>
              <w:spacing w:line="276" w:lineRule="auto" w:before="40" w:after="40"/>
              <w:ind w:firstLine="0"/>
              <w:jc w:val="left"/>
            </w:pPr>
            <w:r>
              <w:rPr>
                <w:rFonts w:ascii="Arial" w:hAnsi="Arial"/>
                <w:sz w:val="20"/>
              </w:rPr>
              <w:t>Geração instantânea de relatórios em CSV</w:t>
            </w:r>
          </w:p>
        </w:tc>
      </w:tr>
    </w:tbl>
    <w:p>
      <w:pPr>
        <w:spacing w:line="276" w:lineRule="auto" w:before="40" w:after="160"/>
        <w:ind w:firstLine="0"/>
        <w:jc w:val="center"/>
      </w:pPr>
      <w:r>
        <w:rPr>
          <w:rFonts w:ascii="Arial" w:hAnsi="Arial"/>
          <w:i/>
          <w:sz w:val="20"/>
        </w:rPr>
        <w:t>Fonte: Elaborado pelo autor (2026).</w:t>
      </w:r>
    </w:p>
    <w:p>
      <w:pPr>
        <w:spacing w:line="360" w:lineRule="auto" w:before="0" w:after="120"/>
        <w:ind w:firstLine="706" w:left="0"/>
        <w:jc w:val="both"/>
      </w:pPr>
      <w:r/>
      <w:r>
        <w:rPr>
          <w:rFonts w:ascii="Arial" w:hAnsi="Arial"/>
          <w:b w:val="0"/>
          <w:color w:val="000000"/>
          <w:sz w:val="24"/>
        </w:rPr>
        <w:t>Conforme demonstrado no comparativo, a redução do tempo de planejamento de mais de três horas para frações de segundo representa um salto de produtividade inestimável. Mais do que celeridade, a garantia matemática de que nenhuma regra de descanso ou idade média foi inadvertidamente infringida elimina o risco de desclassificação das guarnições pela arbitragem da regata — um incidente recorrente em escalações manuais sob pressão de tempo.</w:t>
      </w:r>
    </w:p>
    <w:p>
      <w:pPr>
        <w:spacing w:line="360" w:lineRule="auto" w:before="240" w:after="120"/>
        <w:ind w:firstLine="0" w:left="0"/>
        <w:jc w:val="left"/>
      </w:pPr>
      <w:r/>
      <w:r>
        <w:rPr>
          <w:rFonts w:ascii="Arial" w:hAnsi="Arial"/>
          <w:b/>
          <w:color w:val="000000"/>
          <w:sz w:val="24"/>
        </w:rPr>
        <w:t>6.4 Avaliação de Usabilidade, Ergonomia e Responsividade Móvel</w:t>
      </w:r>
    </w:p>
    <w:p>
      <w:pPr>
        <w:spacing w:line="360" w:lineRule="auto" w:before="0" w:after="120"/>
        <w:ind w:firstLine="706" w:left="0"/>
        <w:jc w:val="both"/>
      </w:pPr>
      <w:r/>
      <w:r>
        <w:rPr>
          <w:rFonts w:ascii="Arial" w:hAnsi="Arial"/>
          <w:b w:val="0"/>
          <w:color w:val="000000"/>
          <w:sz w:val="24"/>
        </w:rPr>
        <w:t>A interface foi submetida a rigorosos testes de usabilidade e responsividade em múltiplos ambientes de exibição, englobando monitores de mesa ultrawide (1920x1080 e 2560x1440), notebooks (1366x768), tablets intermediários (iPad / Galaxy Tab) e smartphones de diferentes resoluções (emulados via Google Chrome DevTools e validados em navegadores mobile Safari e Google Chrome).</w:t>
      </w:r>
    </w:p>
    <w:p>
      <w:pPr>
        <w:spacing w:line="360" w:lineRule="auto" w:before="0" w:after="120"/>
        <w:ind w:firstLine="706" w:left="0"/>
        <w:jc w:val="both"/>
      </w:pPr>
      <w:r/>
      <w:r>
        <w:rPr>
          <w:rFonts w:ascii="Arial" w:hAnsi="Arial"/>
          <w:b w:val="0"/>
          <w:color w:val="000000"/>
          <w:sz w:val="24"/>
        </w:rPr>
        <w:t>A arquitetura CSS modular permitiu uma adaptação fluida em todas as resoluções. A barra de navegação lateral recolhe-se harmoniosamente em menu gaveta (drawer) com sobreposição suave em telas menores, e as tabelas de dados dispõem de barras de rolagem horizontal contidas, evitando deformação estrutural. Os botões de ação e campos de digitação preservaram alvos táteis mínimos de 44x44 pixels, atendendo às diretrizes de acessibilidade W3C/WCAG e garantindo que o treinador possa realizar ajustes operacionais com total ergonomia diretamente na beira da raia de competição.</w:t>
      </w:r>
    </w:p>
    <w:p>
      <w:pPr>
        <w:spacing w:line="360" w:lineRule="auto" w:before="0" w:after="120"/>
        <w:ind w:firstLine="706" w:left="0"/>
        <w:jc w:val="both"/>
      </w:pPr>
      <w:r/>
      <w:r>
        <w:rPr>
          <w:rFonts w:ascii="Arial" w:hAnsi="Arial"/>
          <w:b w:val="0"/>
          <w:color w:val="000000"/>
          <w:sz w:val="24"/>
        </w:rPr>
        <w:t>A nova visualização da tela de Resultados — equipada com rolagem interna dedicada para a grade de tripulações formadas e resumo condensado de participações por atleta — solucionou definitivamente o problema de navegação em telas compactas, viabilizando a conferência rápida das guarnições sem exigir rolagens verticais excessivas de página.</w:t>
      </w:r>
    </w:p>
    <w:p>
      <w:pPr>
        <w:spacing w:line="360" w:lineRule="auto" w:before="280" w:after="160"/>
        <w:ind w:firstLine="0" w:left="0"/>
        <w:jc w:val="left"/>
      </w:pPr>
      <w:r/>
      <w:r>
        <w:rPr>
          <w:rFonts w:ascii="Arial" w:hAnsi="Arial"/>
          <w:b/>
          <w:color w:val="000000"/>
          <w:sz w:val="28"/>
        </w:rPr>
        <w:t>7 CONCLUSÃO E TRABALHOS FUTUROS</w:t>
      </w:r>
    </w:p>
    <w:p>
      <w:pPr>
        <w:spacing w:line="360" w:lineRule="auto" w:before="0" w:after="120"/>
        <w:ind w:firstLine="706" w:left="0"/>
        <w:jc w:val="both"/>
      </w:pPr>
      <w:r/>
      <w:r>
        <w:rPr>
          <w:rFonts w:ascii="Arial" w:hAnsi="Arial"/>
          <w:b w:val="0"/>
          <w:color w:val="000000"/>
          <w:sz w:val="24"/>
        </w:rPr>
        <w:t>O presente Trabalho de Conclusão de Curso cumpriu integralmente o objetivo geral e todos os objetivos específicos delineados, comprovando que a articulação entre os fundamentos da Engenharia de Software, o Design Centrado no Usuário e a Pesquisa Operacional é capaz de democratizar modelos matemáticos de alta complexidade, transformando-os em ferramentas dinâmicas, ergonômicas e acessíveis para a gestão esportiva de alto rendimento.</w:t>
      </w:r>
    </w:p>
    <w:p>
      <w:pPr>
        <w:spacing w:line="360" w:lineRule="auto" w:before="0" w:after="120"/>
        <w:ind w:firstLine="706" w:left="0"/>
        <w:jc w:val="both"/>
      </w:pPr>
      <w:r/>
      <w:r>
        <w:rPr>
          <w:rFonts w:ascii="Arial" w:hAnsi="Arial"/>
          <w:b w:val="0"/>
          <w:color w:val="000000"/>
          <w:sz w:val="24"/>
        </w:rPr>
        <w:t>A severa barreira de implantação da aplicação desktop precursora — que exigia ambientes virtualizados Linux, comandos de terminal e compiladores C++ — foi completamente superada com o desenvolvimento da nova interface Web fundamentada em React. A aplicação entrega uma experiência de uso contemporânea, com carregamento instantâneo, compatibilidade multiplataforma, estética refinada em modo escuro e total aderência ao vocabulário náutico e aos fluxos de trabalho dos técnicos de remo.</w:t>
      </w:r>
    </w:p>
    <w:p>
      <w:pPr>
        <w:spacing w:line="360" w:lineRule="auto" w:before="0" w:after="120"/>
        <w:ind w:firstLine="706" w:left="0"/>
        <w:jc w:val="both"/>
      </w:pPr>
      <w:r/>
      <w:r>
        <w:rPr>
          <w:rFonts w:ascii="Arial" w:hAnsi="Arial"/>
          <w:b w:val="0"/>
          <w:color w:val="000000"/>
          <w:sz w:val="24"/>
        </w:rPr>
        <w:t>Além de simplificar a entrada de dados por meio de drag-and-drop de arquivos CSV e validar a consistência das informações antes da execução do algoritmo, a interface inova ao incorporar recursos de caráter pedagógico, como a aba de Cálculos do Sistema, que elucida aos treinadores a lógica das penalizações etárias e o cálculo da Função Objetivo, eliminando a percepção de que o sistema atua como uma "caixa-preta" impenetrável.</w:t>
      </w:r>
    </w:p>
    <w:p>
      <w:pPr>
        <w:spacing w:line="360" w:lineRule="auto" w:before="0" w:after="120"/>
        <w:ind w:firstLine="706" w:left="0"/>
        <w:jc w:val="both"/>
      </w:pPr>
      <w:r/>
      <w:r>
        <w:rPr>
          <w:rFonts w:ascii="Arial" w:hAnsi="Arial"/>
          <w:b w:val="0"/>
          <w:color w:val="000000"/>
          <w:sz w:val="24"/>
        </w:rPr>
        <w:t>Como perspectivas de evolução e continuidade para trabalhos futuros, identificam-se as seguintes frentes de pesquisa e desenvolvimento:</w:t>
      </w:r>
    </w:p>
    <w:p>
      <w:pPr>
        <w:spacing w:line="360" w:lineRule="auto" w:before="0" w:after="80"/>
        <w:ind w:hanging="360" w:left="720"/>
        <w:jc w:val="both"/>
      </w:pPr>
      <w:r/>
      <w:r>
        <w:rPr>
          <w:rFonts w:ascii="Arial" w:hAnsi="Arial"/>
          <w:b w:val="0"/>
          <w:color w:val="000000"/>
          <w:sz w:val="24"/>
        </w:rPr>
        <w:t xml:space="preserve">• </w:t>
      </w:r>
      <w:r>
        <w:rPr>
          <w:rFonts w:ascii="Arial" w:hAnsi="Arial"/>
          <w:b/>
          <w:color w:val="000000"/>
          <w:sz w:val="24"/>
        </w:rPr>
        <w:t xml:space="preserve">Integração com API Cloud do Solucionador CPLEX: </w:t>
      </w:r>
      <w:r>
        <w:rPr>
          <w:rFonts w:ascii="Arial" w:hAnsi="Arial"/>
          <w:b w:val="0"/>
          <w:color w:val="000000"/>
          <w:sz w:val="24"/>
        </w:rPr>
        <w:t>Estruturação de um microsserviço de retaguarda (utilizando FastAPI em Python ou Go) implantado em nuvem (AWS/Azure/GCP) para submeter instâncias de altíssima escala com centenas de atletas e regatas ao solucionador comercial IBM ILOG CPLEX, gerando respostas em tempo real para campeonatos mundiais.</w:t>
      </w:r>
    </w:p>
    <w:p>
      <w:pPr>
        <w:spacing w:line="360" w:lineRule="auto" w:before="0" w:after="80"/>
        <w:ind w:hanging="360" w:left="720"/>
        <w:jc w:val="both"/>
      </w:pPr>
      <w:r/>
      <w:r>
        <w:rPr>
          <w:rFonts w:ascii="Arial" w:hAnsi="Arial"/>
          <w:b w:val="0"/>
          <w:color w:val="000000"/>
          <w:sz w:val="24"/>
        </w:rPr>
        <w:t xml:space="preserve">• </w:t>
      </w:r>
      <w:r>
        <w:rPr>
          <w:rFonts w:ascii="Arial" w:hAnsi="Arial"/>
          <w:b/>
          <w:color w:val="000000"/>
          <w:sz w:val="24"/>
        </w:rPr>
        <w:t xml:space="preserve">Painéis Gráficos e Analytics Fisiológico Avançado: </w:t>
      </w:r>
      <w:r>
        <w:rPr>
          <w:rFonts w:ascii="Arial" w:hAnsi="Arial"/>
          <w:b w:val="0"/>
          <w:color w:val="000000"/>
          <w:sz w:val="24"/>
        </w:rPr>
        <w:t>Desenvolvimento de dashboards com gráficos analíticos de radar e linhas interativas (Chart.js / D3.js) para rastrear o índice de esforço acumulado, a curva de desgaste muscular dos atletas ao longo dos dias de regata e a probabilidade estimada de pódio por categoria.</w:t>
      </w:r>
    </w:p>
    <w:p>
      <w:pPr>
        <w:spacing w:line="360" w:lineRule="auto" w:before="0" w:after="80"/>
        <w:ind w:hanging="360" w:left="720"/>
        <w:jc w:val="both"/>
      </w:pPr>
      <w:r/>
      <w:r>
        <w:rPr>
          <w:rFonts w:ascii="Arial" w:hAnsi="Arial"/>
          <w:b w:val="0"/>
          <w:color w:val="000000"/>
          <w:sz w:val="24"/>
        </w:rPr>
        <w:t xml:space="preserve">• </w:t>
      </w:r>
      <w:r>
        <w:rPr>
          <w:rFonts w:ascii="Arial" w:hAnsi="Arial"/>
          <w:b/>
          <w:color w:val="000000"/>
          <w:sz w:val="24"/>
        </w:rPr>
        <w:t xml:space="preserve">Homologação e Intercâmbio Oficial de Balizamentos: </w:t>
      </w:r>
      <w:r>
        <w:rPr>
          <w:rFonts w:ascii="Arial" w:hAnsi="Arial"/>
          <w:b w:val="0"/>
          <w:color w:val="000000"/>
          <w:sz w:val="24"/>
        </w:rPr>
        <w:t>Apresentação da solução junto à Confederação Brasileira de Remo (CBR) e às federações estaduais para estabelecer protocolos de importação e exportação de dados compatíveis com os sistemas oficiais de balizamento de regatas (como o sistema FISA / World Rowing).</w:t>
      </w:r>
    </w:p>
    <w:p>
      <w:pPr>
        <w:spacing w:line="360" w:lineRule="auto" w:before="0" w:after="80"/>
        <w:ind w:hanging="360" w:left="720"/>
        <w:jc w:val="both"/>
      </w:pPr>
      <w:r/>
      <w:r>
        <w:rPr>
          <w:rFonts w:ascii="Arial" w:hAnsi="Arial"/>
          <w:b w:val="0"/>
          <w:color w:val="000000"/>
          <w:sz w:val="24"/>
        </w:rPr>
        <w:t xml:space="preserve">• </w:t>
      </w:r>
      <w:r>
        <w:rPr>
          <w:rFonts w:ascii="Arial" w:hAnsi="Arial"/>
          <w:b/>
          <w:color w:val="000000"/>
          <w:sz w:val="24"/>
        </w:rPr>
        <w:t xml:space="preserve">Módulo de PWA e Sincronização Offline: </w:t>
      </w:r>
      <w:r>
        <w:rPr>
          <w:rFonts w:ascii="Arial" w:hAnsi="Arial"/>
          <w:b w:val="0"/>
          <w:color w:val="000000"/>
          <w:sz w:val="24"/>
        </w:rPr>
        <w:t>Evolução da aplicação web para uma Progressive Web App (PWA) completa com Service Workers e IndexedDB, assegurando pleno funcionamento mesmo em raias náuticas isoladas ou com instabilidade de conexão à internet móvel.</w:t>
      </w:r>
    </w:p>
    <w:p w14:paraId="5CCA7A74" w14:textId="77777777" w:rsidR="002049B3" w:rsidRDefault="002B17EF" w:rsidP="006B4AD0">
      <w:pPr>
        <w:keepNext/>
        <w:pBdr>
          <w:top w:val="nil"/>
          <w:left w:val="nil"/>
          <w:bottom w:val="nil"/>
          <w:right w:val="nil"/>
          <w:between w:val="nil"/>
        </w:pBdr>
        <w:spacing w:before="1040" w:after="720"/>
        <w:jc w:val="left"/>
        <w:rPr>
          <w:b/>
          <w:bCs/>
        </w:rPr>
      </w:pPr>
      <w:bookmarkStart w:id="20" w:name="_heading=h.tyq10mch4p07" w:colFirst="0" w:colLast="0"/>
      <w:bookmarkStart w:id="21" w:name="bookmark=id.wpa7fq8tozij" w:colFirst="0" w:colLast="0"/>
      <w:bookmarkEnd w:id="20"/>
      <w:bookmarkEnd w:id="21"/>
      <w:r>
        <w:br w:type="page"/>
      </w:r>
      <w:r>
        <w:rPr>
          <w:rFonts w:ascii="Arial" w:hAnsi="Arial" w:cs="Arial"/>
          <w:b/>
          <w:smallCaps/>
          <w:color w:val="000000"/>
          <w:sz w:val="32"/>
          <w:szCs w:val="32"/>
        </w:rPr>
        <w:lastRenderedPageBreak/>
        <w:t>REFERÊNCIAS BIBLIOGRÁFICAS</w:t>
      </w:r>
    </w:p>
    <w:p w14:paraId="7B414050" w14:textId="650FE710" w:rsidR="00C05E8D" w:rsidRPr="00C05E8D" w:rsidRDefault="000A0D16" w:rsidP="005E051F">
      <w:pPr>
        <w:pStyle w:val="Bibliografia"/>
      </w:pPr>
      <w:r>
        <w:rPr>
          <w:rFonts w:ascii="Arial" w:hAnsi="Arial" w:cs="Arial"/>
          <w:lang w:val="en-US"/>
        </w:rPr>
        <w:fldChar w:fldCharType="begin"/>
      </w:r>
      <w:r w:rsidR="00C05E8D">
        <w:instrText xml:space="preserve"> ADDIN ZOTERO_BIBL {"uncited":[["http://zotero.org/users/local/XHLi367Y/items/WR5H93LY"]],"omitted":[],"custom":[]} CSL_BIBLIOGRAPHY </w:instrText>
      </w:r>
      <w:r>
        <w:rPr>
          <w:rFonts w:ascii="Arial" w:hAnsi="Arial" w:cs="Arial"/>
          <w:lang w:val="en-US"/>
        </w:rPr>
        <w:fldChar w:fldCharType="separate"/>
      </w:r>
      <w:r w:rsidR="00C05E8D" w:rsidRPr="00C05E8D">
        <w:t xml:space="preserve"> </w:t>
      </w:r>
    </w:p>
    <w:p w14:paraId="114D47C2" w14:textId="77777777" w:rsidR="00C05E8D" w:rsidRPr="00C05E8D" w:rsidRDefault="00C05E8D" w:rsidP="00C05E8D">
      <w:pPr>
        <w:pStyle w:val="Bibliografia"/>
        <w:rPr>
          <w:lang w:val="en-US"/>
        </w:rPr>
      </w:pPr>
      <w:r w:rsidRPr="00C05E8D">
        <w:t xml:space="preserve">CUKIERMAN, Henrique; BERTATO, Fábio. </w:t>
      </w:r>
      <w:r w:rsidRPr="00C05E8D">
        <w:rPr>
          <w:rFonts w:ascii="Arial" w:hAnsi="Arial" w:cs="Arial"/>
          <w:b/>
        </w:rPr>
        <w:t>Tópicos em História e Filosofia da Computação</w:t>
      </w:r>
      <w:r w:rsidRPr="00C05E8D">
        <w:t xml:space="preserve">. </w:t>
      </w:r>
      <w:r w:rsidRPr="00C05E8D">
        <w:rPr>
          <w:rFonts w:ascii="Arial" w:hAnsi="Arial" w:cs="Arial"/>
          <w:lang w:val="en-US"/>
        </w:rPr>
        <w:t>1. ed. Campinas: UNICAMP, 2020. v. 1</w:t>
      </w:r>
    </w:p>
    <w:p w14:paraId="21CBC714" w14:textId="77777777" w:rsidR="00C05E8D" w:rsidRPr="00C05E8D" w:rsidRDefault="00C05E8D" w:rsidP="00C05E8D">
      <w:pPr>
        <w:pStyle w:val="Bibliografia"/>
        <w:rPr>
          <w:lang w:val="en-US"/>
        </w:rPr>
      </w:pPr>
      <w:r w:rsidRPr="00C05E8D">
        <w:rPr>
          <w:rFonts w:ascii="Arial" w:hAnsi="Arial" w:cs="Arial"/>
          <w:lang w:val="en-US"/>
        </w:rPr>
        <w:t xml:space="preserve">NIELSEN, Jakob. </w:t>
      </w:r>
      <w:r w:rsidRPr="00C05E8D">
        <w:rPr>
          <w:rFonts w:ascii="Arial" w:hAnsi="Arial" w:cs="Arial"/>
          <w:b/>
          <w:lang w:val="en-US"/>
        </w:rPr>
        <w:t>Usability engineering</w:t>
      </w:r>
      <w:r w:rsidRPr="00C05E8D">
        <w:rPr>
          <w:rFonts w:ascii="Arial" w:hAnsi="Arial" w:cs="Arial"/>
          <w:lang w:val="en-US"/>
        </w:rPr>
        <w:t xml:space="preserve">. Boston: Academic Press, 1993. </w:t>
      </w:r>
    </w:p>
    <w:p w14:paraId="3A389C6B" w14:textId="77777777" w:rsidR="00C05E8D" w:rsidRPr="00C05E8D" w:rsidRDefault="00C05E8D" w:rsidP="00C05E8D">
      <w:pPr>
        <w:pStyle w:val="Bibliografia"/>
      </w:pPr>
      <w:r w:rsidRPr="00C05E8D">
        <w:t xml:space="preserve">PRESSMAN, Roger S. </w:t>
      </w:r>
      <w:r w:rsidRPr="00C05E8D">
        <w:rPr>
          <w:rFonts w:ascii="Arial" w:hAnsi="Arial" w:cs="Arial"/>
          <w:b/>
        </w:rPr>
        <w:t>Engenharia de software: uma abordagem profissional</w:t>
      </w:r>
      <w:r w:rsidRPr="00C05E8D">
        <w:t xml:space="preserve">. 9. ed. Porto Alegre: AMGH, 2021. </w:t>
      </w:r>
    </w:p>
    <w:p w14:paraId="1852F19A" w14:textId="77777777" w:rsidR="008517C4" w:rsidRDefault="00C05E8D" w:rsidP="00C05E8D">
      <w:pPr>
        <w:pStyle w:val="Bibliografia"/>
      </w:pPr>
      <w:r w:rsidRPr="00C05E8D">
        <w:t xml:space="preserve">SOMMERVILLE, Ian. </w:t>
      </w:r>
      <w:r w:rsidRPr="00C05E8D">
        <w:rPr>
          <w:rFonts w:ascii="Arial" w:hAnsi="Arial" w:cs="Arial"/>
          <w:b/>
        </w:rPr>
        <w:t>Engenharia de Software</w:t>
      </w:r>
      <w:r w:rsidRPr="00C05E8D">
        <w:t>. 10. ed. São Paulo: Pearson Prentice Hall, 2018.</w:t>
      </w:r>
    </w:p>
    <w:p w14:paraId="21D104D0" w14:textId="5C1679AB" w:rsidR="00C05E8D" w:rsidRPr="00C05E8D" w:rsidRDefault="008517C4" w:rsidP="00C05E8D">
      <w:pPr>
        <w:pStyle w:val="Bibliografia"/>
      </w:pPr>
      <w:r>
        <w:t>RAMALHO, Nathaniel dos Santos. Um sistema de apoio à decisão para otimização de escalação de equipes em competição de remo master. 2024. 42 f. Dissertação (Mestrado em Computação) – Instituto de Computação, Universidade Federal Fluminense, Niterói, 2024.</w:t>
      </w:r>
      <w:r w:rsidR="00C05E8D" w:rsidRPr="00C05E8D">
        <w:t xml:space="preserve"> </w:t>
      </w:r>
    </w:p>
    <w:p w14:paraId="5811D2A0" w14:textId="56C97110" w:rsidR="000A0D16" w:rsidRPr="000A0D16" w:rsidRDefault="000A0D16" w:rsidP="00D407D0">
      <w:pPr>
        <w:spacing w:after="240"/>
        <w:jc w:val="left"/>
        <w:rPr>
          <w:lang w:val="en-US"/>
        </w:rPr>
      </w:pPr>
      <w:r>
        <w:rPr>
          <w:rFonts w:ascii="Arial" w:hAnsi="Arial" w:cs="Arial"/>
          <w:lang w:val="en-US"/>
        </w:rPr>
        <w:fldChar w:fldCharType="end"/>
      </w:r>
    </w:p>
    <w:p>
      <w:pPr>
        <w:spacing w:before="480" w:after="160" w:line="360" w:lineRule="auto"/>
      </w:pPr>
      <w:r>
        <w:rPr>
          <w:rFonts w:ascii="Arial" w:hAnsi="Arial" w:cs="Arial"/>
          <w:b/>
          <w:sz w:val="28"/>
        </w:rPr>
        <w:t>ANEXO A – MODELO DE ARQUIVO CSV PARA IMPORTAÇÃO DA GRADE DE PROVAS</w:t>
      </w:r>
    </w:p>
    <w:p>
      <w:pPr>
        <w:spacing w:line="360" w:lineRule="auto" w:after="120"/>
        <w:ind w:firstLine="720"/>
        <w:jc w:val="both"/>
      </w:pPr>
      <w:r>
        <w:rPr>
          <w:rFonts w:ascii="Arial" w:hAnsi="Arial" w:cs="Arial"/>
          <w:sz w:val="24"/>
        </w:rPr>
        <w:t>Apresenta-se a estrutura padrão recomendada para o arquivo tabular de importação e exportação de regatas ('exemplo_provas.csv'), delimitado por ponto-e-vírgula e codificado em UTF-8:</w:t>
      </w:r>
    </w:p>
    <w:p>
      <w:pPr>
        <w:spacing w:before="80" w:after="160" w:line="276" w:lineRule="auto"/>
        <w:ind w:left="576"/>
      </w:pPr>
      <w:r>
        <w:rPr>
          <w:rFonts w:ascii="Arial" w:hAnsi="Arial" w:cs="Arial"/>
          <w:sz w:val="19"/>
        </w:rPr>
        <w:t>ID;Data;Hora;Sexo;Classe;Lugares;Barco;Quantidade</w:t>
        <w:br/>
        <w:t>#03;30/03;08:30;M;F;4;4-;1</w:t>
        <w:br/>
        <w:t>#07;30/03;09:12;W;B;1;1X;1</w:t>
        <w:br/>
        <w:t>#09;30/03;09:26;M;G;2;2X;1</w:t>
        <w:br/>
        <w:t>#17;30/03;10:10;W;D;4;4-;1</w:t>
        <w:br/>
        <w:t>#19;30/03;10:36;Mix;F;2;2X;1</w:t>
        <w:br/>
        <w:t>#24;30/03;11:11;M;E;4;4+;1</w:t>
        <w:br/>
        <w:t>#29;30/03;11:46;M;D;2;2X;1</w:t>
        <w:br/>
        <w:t>#30;30/03;12:00;W;E;4;4-;1</w:t>
        <w:br/>
        <w:t>#32;30/03;12:30;Mix;C;2;2X;1</w:t>
        <w:br/>
        <w:t>#36;30/03;13:10;Mix;D;2;2X;1</w:t>
        <w:br/>
        <w:t>#41;30/03;14:00;W;C;1;1X;1</w:t>
        <w:br/>
        <w:t>#46;30/03;14:30;Mix;E;2;2X;1</w:t>
        <w:br/>
        <w:t>#48;30/03;15:00;M;G;1;1X;1</w:t>
        <w:br/>
        <w:t>#53;30/03;15:40;M;F;2;2X;1</w:t>
        <w:br/>
        <w:t>#57;30/03;16:15;W;E;2;2X;1</w:t>
        <w:br/>
        <w:t>#63;30/03;16:50;W;D;2;2X;1</w:t>
        <w:br/>
        <w:t>#64;30/03;17:20;M;E;4;4-;1</w:t>
      </w:r>
    </w:p>
    <w:p>
      <w:pPr>
        <w:spacing w:before="480" w:after="160" w:line="360" w:lineRule="auto"/>
      </w:pPr>
      <w:r>
        <w:rPr>
          <w:rFonts w:ascii="Arial" w:hAnsi="Arial" w:cs="Arial"/>
          <w:b/>
          <w:sz w:val="28"/>
        </w:rPr>
        <w:t>ANEXO B – MODELO DE ARQUIVO CSV PARA IMPORTAÇÃO DO PLANTEL DE REMADORES</w:t>
      </w:r>
    </w:p>
    <w:p>
      <w:pPr>
        <w:spacing w:line="360" w:lineRule="auto" w:after="120"/>
        <w:ind w:firstLine="720"/>
        <w:jc w:val="both"/>
      </w:pPr>
      <w:r>
        <w:rPr>
          <w:rFonts w:ascii="Arial" w:hAnsi="Arial" w:cs="Arial"/>
          <w:sz w:val="24"/>
        </w:rPr>
        <w:t>Apresenta-se a estrutura padrão recomendada para o arquivo tabular de remadores inscritos ('exemplo_atletas.csv'), correspondente aos dados reais do Clube de Regatas Piraquê (Ramalho, 2024):</w:t>
      </w:r>
    </w:p>
    <w:p>
      <w:pPr>
        <w:spacing w:before="80" w:after="160" w:line="276" w:lineRule="auto"/>
        <w:ind w:left="576"/>
      </w:pPr>
      <w:r>
        <w:rPr>
          <w:rFonts w:ascii="Arial" w:hAnsi="Arial" w:cs="Arial"/>
          <w:sz w:val="19"/>
        </w:rPr>
        <w:t>Nome;Minimo;Maximo;Sexo;Idade;Grau</w:t>
        <w:br/>
        <w:t>Atleta 1;1;3;M;59;0.2</w:t>
        <w:br/>
        <w:t>Atleta 2;1;3;M;59;0.8</w:t>
        <w:br/>
        <w:t>Atleta 3;1;1;M;67;0.2</w:t>
        <w:br/>
        <w:t>Atleta 4;0;1;M;37;0.5</w:t>
        <w:br/>
        <w:t>Atleta 5;1;1;M;38;0.6</w:t>
        <w:br/>
        <w:t>Atleta 6;0;1;M;37;0.5</w:t>
        <w:br/>
        <w:t>Atleta 7;1;3;M;51;0.7</w:t>
        <w:br/>
        <w:t>Atleta 8;1;3;M;62;0.8</w:t>
        <w:br/>
        <w:t>Atleta 9;1;3;M;48;0.1</w:t>
        <w:br/>
        <w:t>Atleta 10;1;3;M;56;0.4</w:t>
        <w:br/>
        <w:t>Atleta 11;1;3;M;58;0.3</w:t>
        <w:br/>
        <w:t>Atleta 12;1;3;M;63;0.1</w:t>
        <w:br/>
        <w:t>Atleta 13;1;1;M;53;0.7</w:t>
        <w:br/>
        <w:t>Atleta 14;1;3;M;59;0.1</w:t>
        <w:br/>
        <w:t>Atleta 15;1;3;M;67;0.8</w:t>
        <w:br/>
        <w:t>Atleta 16;0;1;M;58;0.7</w:t>
        <w:br/>
        <w:t>Atleta 17;1;1;W;60;0.8</w:t>
        <w:br/>
        <w:t>Atleta 18;1;3;W;44;0.7</w:t>
        <w:br/>
        <w:t>Atleta 19;1;3;W;57;0.9</w:t>
        <w:br/>
        <w:t>Atleta 20;1;3;W;48;0.5</w:t>
        <w:br/>
        <w:t>Atleta 21;1;3;W;59;0.8</w:t>
        <w:br/>
        <w:t>Atleta 22;1;3;W;49;0.3</w:t>
        <w:br/>
        <w:t>Atleta 23;1;3;W;56;0.6</w:t>
      </w:r>
    </w:p>
    <w:sectPr w:rsidR="000A0D16" w:rsidRPr="000A0D16">
      <w:headerReference w:type="default" r:id="rId14"/>
      <w:pgSz w:w="11907" w:h="16840"/>
      <w:pgMar w:top="1701" w:right="1134" w:bottom="1531" w:left="1701" w:header="907" w:footer="170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Simone Martins" w:date="2026-08-31T16:49:00Z" w:initials="SM">
    <w:p w14:paraId="51B4875F" w14:textId="19EF712F" w:rsidR="00F054FA" w:rsidRDefault="00F054FA">
      <w:pPr>
        <w:pStyle w:val="Textodecomentrio"/>
      </w:pPr>
      <w:r>
        <w:rPr>
          <w:rStyle w:val="Refdecomentrio"/>
        </w:rPr>
        <w:annotationRef/>
      </w:r>
      <w:r>
        <w:t xml:space="preserve">Acho que objetivos não </w:t>
      </w:r>
      <w:r w:rsidRPr="00F054FA">
        <w:t>precisam ser um capítulo à parte; podem</w:t>
      </w:r>
      <w:r>
        <w:t xml:space="preserve"> ser uma subseção do capítulo de definição do problema.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487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BC628D" w16cex:dateUtc="2026-08-31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4875F" w16cid:durableId="72BC62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FF01D" w14:textId="77777777" w:rsidR="001F296D" w:rsidRDefault="001F296D">
      <w:pPr>
        <w:spacing w:line="240" w:lineRule="auto"/>
      </w:pPr>
      <w:r>
        <w:separator/>
      </w:r>
    </w:p>
  </w:endnote>
  <w:endnote w:type="continuationSeparator" w:id="0">
    <w:p w14:paraId="3830E878" w14:textId="77777777" w:rsidR="001F296D" w:rsidRDefault="001F2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AA7D4C1-1728-4B83-AF9B-DF5F1FD8E4AF}"/>
  </w:font>
  <w:font w:name="Calibri">
    <w:panose1 w:val="020F0502020204030204"/>
    <w:charset w:val="00"/>
    <w:family w:val="swiss"/>
    <w:pitch w:val="variable"/>
    <w:sig w:usb0="E4002EFF" w:usb1="C200247B" w:usb2="00000009" w:usb3="00000000" w:csb0="000001FF" w:csb1="00000000"/>
    <w:embedRegular r:id="rId2" w:fontKey="{B797532F-FCAC-40DF-A615-F439A4176152}"/>
    <w:embedBold r:id="rId3" w:fontKey="{0EBC86B4-22BA-4F26-A8D4-ED140CA36FF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EF531F5-46AD-49A7-B96E-EF9939231E89}"/>
  </w:font>
  <w:font w:name="Cambria">
    <w:panose1 w:val="02040503050406030204"/>
    <w:charset w:val="00"/>
    <w:family w:val="roman"/>
    <w:pitch w:val="variable"/>
    <w:sig w:usb0="E00006FF" w:usb1="420024FF" w:usb2="02000000" w:usb3="00000000" w:csb0="0000019F" w:csb1="00000000"/>
    <w:embedRegular r:id="rId5" w:fontKey="{ECC7624A-FC75-4D4A-8676-F8FB3E2BFF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25BEB" w14:textId="77777777" w:rsidR="001F296D" w:rsidRDefault="001F296D">
      <w:pPr>
        <w:spacing w:line="240" w:lineRule="auto"/>
      </w:pPr>
      <w:r>
        <w:separator/>
      </w:r>
    </w:p>
  </w:footnote>
  <w:footnote w:type="continuationSeparator" w:id="0">
    <w:p w14:paraId="6F29E142" w14:textId="77777777" w:rsidR="001F296D" w:rsidRDefault="001F2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D981" w14:textId="77777777" w:rsidR="002049B3" w:rsidRDefault="002049B3">
    <w:pPr>
      <w:pBdr>
        <w:top w:val="nil"/>
        <w:left w:val="nil"/>
        <w:bottom w:val="nil"/>
        <w:right w:val="nil"/>
        <w:between w:val="nil"/>
      </w:pBdr>
      <w:tabs>
        <w:tab w:val="center" w:pos="4419"/>
        <w:tab w:val="right" w:pos="8838"/>
      </w:tabs>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3944C" w14:textId="3E3B8FBA" w:rsidR="002049B3" w:rsidRDefault="002B17EF">
    <w:pPr>
      <w:jc w:val="right"/>
    </w:pPr>
    <w:r>
      <w:fldChar w:fldCharType="begin"/>
    </w:r>
    <w:r>
      <w:instrText>PAGE</w:instrText>
    </w:r>
    <w:r>
      <w:fldChar w:fldCharType="separate"/>
    </w:r>
    <w:r w:rsidR="00BE3EBB">
      <w:rPr>
        <w:noProof/>
      </w:rPr>
      <w:t>15</w:t>
    </w:r>
    <w:r>
      <w:fldChar w:fldCharType="end"/>
    </w:r>
  </w:p>
  <w:p w14:paraId="397D069F" w14:textId="77777777" w:rsidR="002049B3" w:rsidRDefault="002049B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34ED"/>
    <w:multiLevelType w:val="multilevel"/>
    <w:tmpl w:val="61E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0074F"/>
    <w:multiLevelType w:val="multilevel"/>
    <w:tmpl w:val="FE0A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A37D8"/>
    <w:multiLevelType w:val="multilevel"/>
    <w:tmpl w:val="3C30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510D5"/>
    <w:multiLevelType w:val="hybridMultilevel"/>
    <w:tmpl w:val="F3AA5B6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CBC27A5"/>
    <w:multiLevelType w:val="hybridMultilevel"/>
    <w:tmpl w:val="2C8A1A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1AE0301"/>
    <w:multiLevelType w:val="hybridMultilevel"/>
    <w:tmpl w:val="C26641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23118CF"/>
    <w:multiLevelType w:val="multilevel"/>
    <w:tmpl w:val="E51021D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14471886"/>
    <w:multiLevelType w:val="multilevel"/>
    <w:tmpl w:val="01EA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73762"/>
    <w:multiLevelType w:val="multilevel"/>
    <w:tmpl w:val="B0EA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031C2"/>
    <w:multiLevelType w:val="multilevel"/>
    <w:tmpl w:val="2934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C7A51"/>
    <w:multiLevelType w:val="multilevel"/>
    <w:tmpl w:val="B1E4FE06"/>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1" w15:restartNumberingAfterBreak="0">
    <w:nsid w:val="22235E4A"/>
    <w:multiLevelType w:val="multilevel"/>
    <w:tmpl w:val="F03A6BF0"/>
    <w:lvl w:ilvl="0">
      <w:start w:val="1"/>
      <w:numFmt w:val="bullet"/>
      <w:lvlText w:val="●"/>
      <w:lvlJc w:val="left"/>
      <w:pPr>
        <w:ind w:left="1797" w:hanging="360"/>
      </w:pPr>
      <w:rPr>
        <w:rFonts w:ascii="Noto Sans Symbols" w:eastAsia="Noto Sans Symbols" w:hAnsi="Noto Sans Symbols" w:cs="Noto Sans Symbols"/>
        <w:vertAlign w:val="baseline"/>
      </w:rPr>
    </w:lvl>
    <w:lvl w:ilvl="1">
      <w:start w:val="1"/>
      <w:numFmt w:val="bullet"/>
      <w:lvlText w:val="o"/>
      <w:lvlJc w:val="left"/>
      <w:pPr>
        <w:ind w:left="2517" w:hanging="360"/>
      </w:pPr>
      <w:rPr>
        <w:rFonts w:ascii="Courier New" w:eastAsia="Courier New" w:hAnsi="Courier New" w:cs="Courier New"/>
        <w:vertAlign w:val="baseline"/>
      </w:rPr>
    </w:lvl>
    <w:lvl w:ilvl="2">
      <w:start w:val="1"/>
      <w:numFmt w:val="bullet"/>
      <w:lvlText w:val="▪"/>
      <w:lvlJc w:val="left"/>
      <w:pPr>
        <w:ind w:left="3237" w:hanging="360"/>
      </w:pPr>
      <w:rPr>
        <w:rFonts w:ascii="Noto Sans Symbols" w:eastAsia="Noto Sans Symbols" w:hAnsi="Noto Sans Symbols" w:cs="Noto Sans Symbols"/>
        <w:vertAlign w:val="baseline"/>
      </w:rPr>
    </w:lvl>
    <w:lvl w:ilvl="3">
      <w:start w:val="1"/>
      <w:numFmt w:val="bullet"/>
      <w:lvlText w:val="●"/>
      <w:lvlJc w:val="left"/>
      <w:pPr>
        <w:ind w:left="3957" w:hanging="360"/>
      </w:pPr>
      <w:rPr>
        <w:rFonts w:ascii="Noto Sans Symbols" w:eastAsia="Noto Sans Symbols" w:hAnsi="Noto Sans Symbols" w:cs="Noto Sans Symbols"/>
        <w:vertAlign w:val="baseline"/>
      </w:rPr>
    </w:lvl>
    <w:lvl w:ilvl="4">
      <w:start w:val="1"/>
      <w:numFmt w:val="bullet"/>
      <w:lvlText w:val="o"/>
      <w:lvlJc w:val="left"/>
      <w:pPr>
        <w:ind w:left="4677" w:hanging="360"/>
      </w:pPr>
      <w:rPr>
        <w:rFonts w:ascii="Courier New" w:eastAsia="Courier New" w:hAnsi="Courier New" w:cs="Courier New"/>
        <w:vertAlign w:val="baseline"/>
      </w:rPr>
    </w:lvl>
    <w:lvl w:ilvl="5">
      <w:start w:val="1"/>
      <w:numFmt w:val="bullet"/>
      <w:lvlText w:val="▪"/>
      <w:lvlJc w:val="left"/>
      <w:pPr>
        <w:ind w:left="5397" w:hanging="360"/>
      </w:pPr>
      <w:rPr>
        <w:rFonts w:ascii="Noto Sans Symbols" w:eastAsia="Noto Sans Symbols" w:hAnsi="Noto Sans Symbols" w:cs="Noto Sans Symbols"/>
        <w:vertAlign w:val="baseline"/>
      </w:rPr>
    </w:lvl>
    <w:lvl w:ilvl="6">
      <w:start w:val="1"/>
      <w:numFmt w:val="bullet"/>
      <w:lvlText w:val="●"/>
      <w:lvlJc w:val="left"/>
      <w:pPr>
        <w:ind w:left="6117" w:hanging="360"/>
      </w:pPr>
      <w:rPr>
        <w:rFonts w:ascii="Noto Sans Symbols" w:eastAsia="Noto Sans Symbols" w:hAnsi="Noto Sans Symbols" w:cs="Noto Sans Symbols"/>
        <w:vertAlign w:val="baseline"/>
      </w:rPr>
    </w:lvl>
    <w:lvl w:ilvl="7">
      <w:start w:val="1"/>
      <w:numFmt w:val="bullet"/>
      <w:lvlText w:val="o"/>
      <w:lvlJc w:val="left"/>
      <w:pPr>
        <w:ind w:left="6837" w:hanging="360"/>
      </w:pPr>
      <w:rPr>
        <w:rFonts w:ascii="Courier New" w:eastAsia="Courier New" w:hAnsi="Courier New" w:cs="Courier New"/>
        <w:vertAlign w:val="baseline"/>
      </w:rPr>
    </w:lvl>
    <w:lvl w:ilvl="8">
      <w:start w:val="1"/>
      <w:numFmt w:val="bullet"/>
      <w:lvlText w:val="▪"/>
      <w:lvlJc w:val="left"/>
      <w:pPr>
        <w:ind w:left="7557" w:hanging="360"/>
      </w:pPr>
      <w:rPr>
        <w:rFonts w:ascii="Noto Sans Symbols" w:eastAsia="Noto Sans Symbols" w:hAnsi="Noto Sans Symbols" w:cs="Noto Sans Symbols"/>
        <w:vertAlign w:val="baseline"/>
      </w:rPr>
    </w:lvl>
  </w:abstractNum>
  <w:abstractNum w:abstractNumId="12" w15:restartNumberingAfterBreak="0">
    <w:nsid w:val="29084AED"/>
    <w:multiLevelType w:val="multilevel"/>
    <w:tmpl w:val="6B36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E6365"/>
    <w:multiLevelType w:val="multilevel"/>
    <w:tmpl w:val="ED3CB5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46C6251"/>
    <w:multiLevelType w:val="multilevel"/>
    <w:tmpl w:val="1CC4EBDE"/>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5" w15:restartNumberingAfterBreak="0">
    <w:nsid w:val="39E96AF4"/>
    <w:multiLevelType w:val="multilevel"/>
    <w:tmpl w:val="B054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C7B6B"/>
    <w:multiLevelType w:val="hybridMultilevel"/>
    <w:tmpl w:val="FE6C23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AE05152"/>
    <w:multiLevelType w:val="hybridMultilevel"/>
    <w:tmpl w:val="D6DE94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E1736DA"/>
    <w:multiLevelType w:val="multilevel"/>
    <w:tmpl w:val="F7C835E6"/>
    <w:lvl w:ilvl="0">
      <w:start w:val="1"/>
      <w:numFmt w:val="bullet"/>
      <w:pStyle w:val="ConteudoRefernciasBibliogrfica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2CB1638"/>
    <w:multiLevelType w:val="hybridMultilevel"/>
    <w:tmpl w:val="4DAE7CF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34145CA"/>
    <w:multiLevelType w:val="hybridMultilevel"/>
    <w:tmpl w:val="1F9E40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3D2085C"/>
    <w:multiLevelType w:val="hybridMultilevel"/>
    <w:tmpl w:val="AD2031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B7746C3"/>
    <w:multiLevelType w:val="multilevel"/>
    <w:tmpl w:val="BCE6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E0740"/>
    <w:multiLevelType w:val="multilevel"/>
    <w:tmpl w:val="8B582EAE"/>
    <w:lvl w:ilvl="0">
      <w:start w:val="1"/>
      <w:numFmt w:val="bullet"/>
      <w:lvlText w:val="●"/>
      <w:lvlJc w:val="left"/>
      <w:pPr>
        <w:ind w:left="1797" w:hanging="360"/>
      </w:pPr>
      <w:rPr>
        <w:rFonts w:ascii="Noto Sans Symbols" w:eastAsia="Noto Sans Symbols" w:hAnsi="Noto Sans Symbols" w:cs="Noto Sans Symbols"/>
        <w:vertAlign w:val="baseline"/>
      </w:rPr>
    </w:lvl>
    <w:lvl w:ilvl="1">
      <w:start w:val="1"/>
      <w:numFmt w:val="bullet"/>
      <w:lvlText w:val="o"/>
      <w:lvlJc w:val="left"/>
      <w:pPr>
        <w:ind w:left="2517" w:hanging="360"/>
      </w:pPr>
      <w:rPr>
        <w:rFonts w:ascii="Courier New" w:eastAsia="Courier New" w:hAnsi="Courier New" w:cs="Courier New"/>
        <w:vertAlign w:val="baseline"/>
      </w:rPr>
    </w:lvl>
    <w:lvl w:ilvl="2">
      <w:start w:val="1"/>
      <w:numFmt w:val="bullet"/>
      <w:lvlText w:val="▪"/>
      <w:lvlJc w:val="left"/>
      <w:pPr>
        <w:ind w:left="3237" w:hanging="360"/>
      </w:pPr>
      <w:rPr>
        <w:rFonts w:ascii="Noto Sans Symbols" w:eastAsia="Noto Sans Symbols" w:hAnsi="Noto Sans Symbols" w:cs="Noto Sans Symbols"/>
        <w:vertAlign w:val="baseline"/>
      </w:rPr>
    </w:lvl>
    <w:lvl w:ilvl="3">
      <w:start w:val="1"/>
      <w:numFmt w:val="bullet"/>
      <w:lvlText w:val="●"/>
      <w:lvlJc w:val="left"/>
      <w:pPr>
        <w:ind w:left="3957" w:hanging="360"/>
      </w:pPr>
      <w:rPr>
        <w:rFonts w:ascii="Noto Sans Symbols" w:eastAsia="Noto Sans Symbols" w:hAnsi="Noto Sans Symbols" w:cs="Noto Sans Symbols"/>
        <w:vertAlign w:val="baseline"/>
      </w:rPr>
    </w:lvl>
    <w:lvl w:ilvl="4">
      <w:start w:val="1"/>
      <w:numFmt w:val="bullet"/>
      <w:lvlText w:val="o"/>
      <w:lvlJc w:val="left"/>
      <w:pPr>
        <w:ind w:left="4677" w:hanging="360"/>
      </w:pPr>
      <w:rPr>
        <w:rFonts w:ascii="Courier New" w:eastAsia="Courier New" w:hAnsi="Courier New" w:cs="Courier New"/>
        <w:vertAlign w:val="baseline"/>
      </w:rPr>
    </w:lvl>
    <w:lvl w:ilvl="5">
      <w:start w:val="1"/>
      <w:numFmt w:val="bullet"/>
      <w:lvlText w:val="▪"/>
      <w:lvlJc w:val="left"/>
      <w:pPr>
        <w:ind w:left="5397" w:hanging="360"/>
      </w:pPr>
      <w:rPr>
        <w:rFonts w:ascii="Noto Sans Symbols" w:eastAsia="Noto Sans Symbols" w:hAnsi="Noto Sans Symbols" w:cs="Noto Sans Symbols"/>
        <w:vertAlign w:val="baseline"/>
      </w:rPr>
    </w:lvl>
    <w:lvl w:ilvl="6">
      <w:start w:val="1"/>
      <w:numFmt w:val="bullet"/>
      <w:lvlText w:val="●"/>
      <w:lvlJc w:val="left"/>
      <w:pPr>
        <w:ind w:left="6117" w:hanging="360"/>
      </w:pPr>
      <w:rPr>
        <w:rFonts w:ascii="Noto Sans Symbols" w:eastAsia="Noto Sans Symbols" w:hAnsi="Noto Sans Symbols" w:cs="Noto Sans Symbols"/>
        <w:vertAlign w:val="baseline"/>
      </w:rPr>
    </w:lvl>
    <w:lvl w:ilvl="7">
      <w:start w:val="1"/>
      <w:numFmt w:val="bullet"/>
      <w:lvlText w:val="o"/>
      <w:lvlJc w:val="left"/>
      <w:pPr>
        <w:ind w:left="6837" w:hanging="360"/>
      </w:pPr>
      <w:rPr>
        <w:rFonts w:ascii="Courier New" w:eastAsia="Courier New" w:hAnsi="Courier New" w:cs="Courier New"/>
        <w:vertAlign w:val="baseline"/>
      </w:rPr>
    </w:lvl>
    <w:lvl w:ilvl="8">
      <w:start w:val="1"/>
      <w:numFmt w:val="bullet"/>
      <w:lvlText w:val="▪"/>
      <w:lvlJc w:val="left"/>
      <w:pPr>
        <w:ind w:left="7557" w:hanging="360"/>
      </w:pPr>
      <w:rPr>
        <w:rFonts w:ascii="Noto Sans Symbols" w:eastAsia="Noto Sans Symbols" w:hAnsi="Noto Sans Symbols" w:cs="Noto Sans Symbols"/>
        <w:vertAlign w:val="baseline"/>
      </w:rPr>
    </w:lvl>
  </w:abstractNum>
  <w:abstractNum w:abstractNumId="24" w15:restartNumberingAfterBreak="0">
    <w:nsid w:val="57DE260D"/>
    <w:multiLevelType w:val="hybridMultilevel"/>
    <w:tmpl w:val="E4F88A1C"/>
    <w:lvl w:ilvl="0" w:tplc="BC7C6EFE">
      <w:start w:val="1"/>
      <w:numFmt w:val="decimal"/>
      <w:lvlText w:val="%1"/>
      <w:lvlJc w:val="left"/>
      <w:pPr>
        <w:ind w:left="720" w:hanging="360"/>
      </w:pPr>
      <w:rPr>
        <w:rFonts w:ascii="Calibri" w:hAnsi="Calibri"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804567D"/>
    <w:multiLevelType w:val="hybridMultilevel"/>
    <w:tmpl w:val="C82CF3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D5F5018"/>
    <w:multiLevelType w:val="multilevel"/>
    <w:tmpl w:val="C34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35C82"/>
    <w:multiLevelType w:val="multilevel"/>
    <w:tmpl w:val="7FAC76B4"/>
    <w:lvl w:ilvl="0">
      <w:start w:val="1"/>
      <w:numFmt w:val="decimal"/>
      <w:pStyle w:val="Ttulo1"/>
      <w:lvlText w:val="%1"/>
      <w:lvlJc w:val="left"/>
      <w:pPr>
        <w:ind w:left="432" w:hanging="432"/>
      </w:pPr>
      <w:rPr>
        <w:vertAlign w:val="baseline"/>
      </w:rPr>
    </w:lvl>
    <w:lvl w:ilvl="1">
      <w:start w:val="1"/>
      <w:numFmt w:val="decimal"/>
      <w:pStyle w:val="Ttulo2"/>
      <w:lvlText w:val="%1.%2"/>
      <w:lvlJc w:val="left"/>
      <w:pPr>
        <w:ind w:left="576" w:hanging="576"/>
      </w:pPr>
      <w:rPr>
        <w:vertAlign w:val="baseline"/>
      </w:rPr>
    </w:lvl>
    <w:lvl w:ilvl="2">
      <w:start w:val="1"/>
      <w:numFmt w:val="decimal"/>
      <w:pStyle w:val="Ttulo3"/>
      <w:lvlText w:val="%1.%2.%3"/>
      <w:lvlJc w:val="left"/>
      <w:pPr>
        <w:ind w:left="1004" w:hanging="720"/>
      </w:pPr>
      <w:rPr>
        <w:vertAlign w:val="baseline"/>
      </w:rPr>
    </w:lvl>
    <w:lvl w:ilvl="3">
      <w:start w:val="1"/>
      <w:numFmt w:val="decimal"/>
      <w:pStyle w:val="Ttulo4"/>
      <w:lvlText w:val="%1.%2.%3.%4"/>
      <w:lvlJc w:val="left"/>
      <w:pPr>
        <w:ind w:left="864" w:hanging="864"/>
      </w:pPr>
      <w:rPr>
        <w:vertAlign w:val="baseline"/>
      </w:rPr>
    </w:lvl>
    <w:lvl w:ilvl="4">
      <w:start w:val="1"/>
      <w:numFmt w:val="decimal"/>
      <w:pStyle w:val="Ttulo5"/>
      <w:lvlText w:val="%1.%2.%3.%4.%5"/>
      <w:lvlJc w:val="left"/>
      <w:pPr>
        <w:ind w:left="1008" w:hanging="1008"/>
      </w:pPr>
      <w:rPr>
        <w:vertAlign w:val="baseline"/>
      </w:rPr>
    </w:lvl>
    <w:lvl w:ilvl="5">
      <w:start w:val="1"/>
      <w:numFmt w:val="decimal"/>
      <w:pStyle w:val="Ttulo6"/>
      <w:lvlText w:val="%1.%2.%3.%4.%5.%6"/>
      <w:lvlJc w:val="left"/>
      <w:pPr>
        <w:ind w:left="1152" w:hanging="1152"/>
      </w:pPr>
      <w:rPr>
        <w:vertAlign w:val="baseline"/>
      </w:rPr>
    </w:lvl>
    <w:lvl w:ilvl="6">
      <w:start w:val="1"/>
      <w:numFmt w:val="decimal"/>
      <w:pStyle w:val="Ttulo7"/>
      <w:lvlText w:val="%1.%2.%3.%4.%5.%6.%7"/>
      <w:lvlJc w:val="left"/>
      <w:pPr>
        <w:ind w:left="1296" w:hanging="1296"/>
      </w:pPr>
      <w:rPr>
        <w:vertAlign w:val="baseline"/>
      </w:rPr>
    </w:lvl>
    <w:lvl w:ilvl="7">
      <w:start w:val="1"/>
      <w:numFmt w:val="decimal"/>
      <w:pStyle w:val="Ttulo8"/>
      <w:lvlText w:val="%1.%2.%3.%4.%5.%6.%7.%8"/>
      <w:lvlJc w:val="left"/>
      <w:pPr>
        <w:ind w:left="1440" w:hanging="1440"/>
      </w:pPr>
      <w:rPr>
        <w:vertAlign w:val="baseline"/>
      </w:rPr>
    </w:lvl>
    <w:lvl w:ilvl="8">
      <w:start w:val="1"/>
      <w:numFmt w:val="decimal"/>
      <w:pStyle w:val="Ttulo9"/>
      <w:lvlText w:val="%1.%2.%3.%4.%5.%6.%7.%8.%9"/>
      <w:lvlJc w:val="left"/>
      <w:pPr>
        <w:ind w:left="1584" w:hanging="1584"/>
      </w:pPr>
      <w:rPr>
        <w:vertAlign w:val="baseline"/>
      </w:rPr>
    </w:lvl>
  </w:abstractNum>
  <w:abstractNum w:abstractNumId="28" w15:restartNumberingAfterBreak="0">
    <w:nsid w:val="63057412"/>
    <w:multiLevelType w:val="hybridMultilevel"/>
    <w:tmpl w:val="743E07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66D2057"/>
    <w:multiLevelType w:val="hybridMultilevel"/>
    <w:tmpl w:val="B61E47A0"/>
    <w:lvl w:ilvl="0" w:tplc="BC7C6EFE">
      <w:start w:val="1"/>
      <w:numFmt w:val="decimal"/>
      <w:lvlText w:val="%1"/>
      <w:lvlJc w:val="left"/>
      <w:pPr>
        <w:ind w:left="720" w:hanging="360"/>
      </w:pPr>
      <w:rPr>
        <w:rFonts w:ascii="Calibri" w:hAnsi="Calibri"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6B27DF6"/>
    <w:multiLevelType w:val="multilevel"/>
    <w:tmpl w:val="4B7C5F3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1" w15:restartNumberingAfterBreak="0">
    <w:nsid w:val="6C56621C"/>
    <w:multiLevelType w:val="multilevel"/>
    <w:tmpl w:val="18C2303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2" w15:restartNumberingAfterBreak="0">
    <w:nsid w:val="6CD75196"/>
    <w:multiLevelType w:val="hybridMultilevel"/>
    <w:tmpl w:val="3D8478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FC70557"/>
    <w:multiLevelType w:val="hybridMultilevel"/>
    <w:tmpl w:val="0A2EEF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14B1CC7"/>
    <w:multiLevelType w:val="hybridMultilevel"/>
    <w:tmpl w:val="489E4498"/>
    <w:lvl w:ilvl="0" w:tplc="8C122A5A">
      <w:numFmt w:val="bullet"/>
      <w:lvlText w:val=""/>
      <w:lvlJc w:val="left"/>
      <w:pPr>
        <w:ind w:left="840" w:hanging="48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26A1347"/>
    <w:multiLevelType w:val="hybridMultilevel"/>
    <w:tmpl w:val="8916BB84"/>
    <w:lvl w:ilvl="0" w:tplc="04160001">
      <w:start w:val="1"/>
      <w:numFmt w:val="bullet"/>
      <w:lvlText w:val=""/>
      <w:lvlJc w:val="left"/>
      <w:pPr>
        <w:ind w:left="840" w:hanging="48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D4C2D4C"/>
    <w:multiLevelType w:val="multilevel"/>
    <w:tmpl w:val="E9E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91680"/>
    <w:multiLevelType w:val="hybridMultilevel"/>
    <w:tmpl w:val="E8324A6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85243364">
    <w:abstractNumId w:val="27"/>
  </w:num>
  <w:num w:numId="2" w16cid:durableId="874539091">
    <w:abstractNumId w:val="18"/>
  </w:num>
  <w:num w:numId="3" w16cid:durableId="451635813">
    <w:abstractNumId w:val="6"/>
  </w:num>
  <w:num w:numId="4" w16cid:durableId="259682291">
    <w:abstractNumId w:val="10"/>
  </w:num>
  <w:num w:numId="5" w16cid:durableId="1327244843">
    <w:abstractNumId w:val="30"/>
  </w:num>
  <w:num w:numId="6" w16cid:durableId="623779226">
    <w:abstractNumId w:val="31"/>
  </w:num>
  <w:num w:numId="7" w16cid:durableId="1435711706">
    <w:abstractNumId w:val="23"/>
  </w:num>
  <w:num w:numId="8" w16cid:durableId="554589316">
    <w:abstractNumId w:val="11"/>
  </w:num>
  <w:num w:numId="9" w16cid:durableId="1642925925">
    <w:abstractNumId w:val="14"/>
  </w:num>
  <w:num w:numId="10" w16cid:durableId="1396245005">
    <w:abstractNumId w:val="13"/>
  </w:num>
  <w:num w:numId="11" w16cid:durableId="1193884892">
    <w:abstractNumId w:val="29"/>
  </w:num>
  <w:num w:numId="12" w16cid:durableId="1367439149">
    <w:abstractNumId w:val="24"/>
  </w:num>
  <w:num w:numId="13" w16cid:durableId="1511068233">
    <w:abstractNumId w:val="9"/>
  </w:num>
  <w:num w:numId="14" w16cid:durableId="1870138826">
    <w:abstractNumId w:val="37"/>
  </w:num>
  <w:num w:numId="15" w16cid:durableId="2068993221">
    <w:abstractNumId w:val="22"/>
  </w:num>
  <w:num w:numId="16" w16cid:durableId="1395930484">
    <w:abstractNumId w:val="36"/>
  </w:num>
  <w:num w:numId="17" w16cid:durableId="732241639">
    <w:abstractNumId w:val="1"/>
  </w:num>
  <w:num w:numId="18" w16cid:durableId="1782917955">
    <w:abstractNumId w:val="32"/>
  </w:num>
  <w:num w:numId="19" w16cid:durableId="1742872787">
    <w:abstractNumId w:val="34"/>
  </w:num>
  <w:num w:numId="20" w16cid:durableId="1792624354">
    <w:abstractNumId w:val="35"/>
  </w:num>
  <w:num w:numId="21" w16cid:durableId="655036356">
    <w:abstractNumId w:val="16"/>
  </w:num>
  <w:num w:numId="22" w16cid:durableId="2096898667">
    <w:abstractNumId w:val="15"/>
  </w:num>
  <w:num w:numId="23" w16cid:durableId="1634680293">
    <w:abstractNumId w:val="5"/>
  </w:num>
  <w:num w:numId="24" w16cid:durableId="1344212436">
    <w:abstractNumId w:val="0"/>
  </w:num>
  <w:num w:numId="25" w16cid:durableId="1974212191">
    <w:abstractNumId w:val="28"/>
  </w:num>
  <w:num w:numId="26" w16cid:durableId="376857383">
    <w:abstractNumId w:val="12"/>
  </w:num>
  <w:num w:numId="27" w16cid:durableId="515927625">
    <w:abstractNumId w:val="17"/>
  </w:num>
  <w:num w:numId="28" w16cid:durableId="1131050371">
    <w:abstractNumId w:val="8"/>
  </w:num>
  <w:num w:numId="29" w16cid:durableId="600576060">
    <w:abstractNumId w:val="21"/>
  </w:num>
  <w:num w:numId="30" w16cid:durableId="1671639046">
    <w:abstractNumId w:val="26"/>
  </w:num>
  <w:num w:numId="31" w16cid:durableId="902761616">
    <w:abstractNumId w:val="20"/>
  </w:num>
  <w:num w:numId="32" w16cid:durableId="1438023615">
    <w:abstractNumId w:val="3"/>
  </w:num>
  <w:num w:numId="33" w16cid:durableId="2098596285">
    <w:abstractNumId w:val="19"/>
  </w:num>
  <w:num w:numId="34" w16cid:durableId="507183219">
    <w:abstractNumId w:val="7"/>
  </w:num>
  <w:num w:numId="35" w16cid:durableId="909803462">
    <w:abstractNumId w:val="33"/>
  </w:num>
  <w:num w:numId="36" w16cid:durableId="618141924">
    <w:abstractNumId w:val="25"/>
  </w:num>
  <w:num w:numId="37" w16cid:durableId="989556123">
    <w:abstractNumId w:val="2"/>
  </w:num>
  <w:num w:numId="38" w16cid:durableId="8032340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e Martins">
    <w15:presenceInfo w15:providerId="Windows Live" w15:userId="defd027929ddf9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9B3"/>
    <w:rsid w:val="0000547E"/>
    <w:rsid w:val="0001472D"/>
    <w:rsid w:val="00045878"/>
    <w:rsid w:val="00061DCD"/>
    <w:rsid w:val="00097383"/>
    <w:rsid w:val="000A0D16"/>
    <w:rsid w:val="000F0FFA"/>
    <w:rsid w:val="000F3334"/>
    <w:rsid w:val="0011779F"/>
    <w:rsid w:val="00134218"/>
    <w:rsid w:val="0015144B"/>
    <w:rsid w:val="001608CD"/>
    <w:rsid w:val="001F296D"/>
    <w:rsid w:val="001F53BB"/>
    <w:rsid w:val="0020492B"/>
    <w:rsid w:val="002049B3"/>
    <w:rsid w:val="00214DF3"/>
    <w:rsid w:val="002565D6"/>
    <w:rsid w:val="002740FF"/>
    <w:rsid w:val="002766D4"/>
    <w:rsid w:val="00276D79"/>
    <w:rsid w:val="00293591"/>
    <w:rsid w:val="002952F4"/>
    <w:rsid w:val="002A5C33"/>
    <w:rsid w:val="002B17EF"/>
    <w:rsid w:val="002B2CFC"/>
    <w:rsid w:val="002D5CD7"/>
    <w:rsid w:val="002E4E02"/>
    <w:rsid w:val="00300BA9"/>
    <w:rsid w:val="00307C6A"/>
    <w:rsid w:val="00313207"/>
    <w:rsid w:val="00315527"/>
    <w:rsid w:val="00320709"/>
    <w:rsid w:val="00324AF4"/>
    <w:rsid w:val="00346142"/>
    <w:rsid w:val="00383D7C"/>
    <w:rsid w:val="003E07B9"/>
    <w:rsid w:val="003F220C"/>
    <w:rsid w:val="00451742"/>
    <w:rsid w:val="004704C9"/>
    <w:rsid w:val="00485560"/>
    <w:rsid w:val="00486907"/>
    <w:rsid w:val="004D24B2"/>
    <w:rsid w:val="004F049C"/>
    <w:rsid w:val="005371DD"/>
    <w:rsid w:val="005425E9"/>
    <w:rsid w:val="00543324"/>
    <w:rsid w:val="00551A80"/>
    <w:rsid w:val="005541B6"/>
    <w:rsid w:val="00564658"/>
    <w:rsid w:val="0056740D"/>
    <w:rsid w:val="00572773"/>
    <w:rsid w:val="005A1155"/>
    <w:rsid w:val="005E051F"/>
    <w:rsid w:val="00612DAE"/>
    <w:rsid w:val="00662809"/>
    <w:rsid w:val="006721B6"/>
    <w:rsid w:val="00676650"/>
    <w:rsid w:val="006A19A1"/>
    <w:rsid w:val="006A43CA"/>
    <w:rsid w:val="006B3EE9"/>
    <w:rsid w:val="006B4AD0"/>
    <w:rsid w:val="006D4A3B"/>
    <w:rsid w:val="006D607C"/>
    <w:rsid w:val="00727EB7"/>
    <w:rsid w:val="00735172"/>
    <w:rsid w:val="007358BC"/>
    <w:rsid w:val="00745DC8"/>
    <w:rsid w:val="00746310"/>
    <w:rsid w:val="00755F23"/>
    <w:rsid w:val="007919E6"/>
    <w:rsid w:val="007D3554"/>
    <w:rsid w:val="007E10A7"/>
    <w:rsid w:val="007E390D"/>
    <w:rsid w:val="00812F2F"/>
    <w:rsid w:val="008307B5"/>
    <w:rsid w:val="00830C46"/>
    <w:rsid w:val="0083630F"/>
    <w:rsid w:val="008517C4"/>
    <w:rsid w:val="00872D42"/>
    <w:rsid w:val="00880A6F"/>
    <w:rsid w:val="00885680"/>
    <w:rsid w:val="008D0E0B"/>
    <w:rsid w:val="008E10A0"/>
    <w:rsid w:val="008E493D"/>
    <w:rsid w:val="008F67A3"/>
    <w:rsid w:val="009205E5"/>
    <w:rsid w:val="009D511E"/>
    <w:rsid w:val="00A148B8"/>
    <w:rsid w:val="00A15600"/>
    <w:rsid w:val="00A165EC"/>
    <w:rsid w:val="00A3122E"/>
    <w:rsid w:val="00A3335C"/>
    <w:rsid w:val="00A33460"/>
    <w:rsid w:val="00A70DA0"/>
    <w:rsid w:val="00AB1DCB"/>
    <w:rsid w:val="00AC3668"/>
    <w:rsid w:val="00AC6A18"/>
    <w:rsid w:val="00AD3377"/>
    <w:rsid w:val="00B169E8"/>
    <w:rsid w:val="00B46122"/>
    <w:rsid w:val="00B67967"/>
    <w:rsid w:val="00B716F3"/>
    <w:rsid w:val="00B77218"/>
    <w:rsid w:val="00B8344B"/>
    <w:rsid w:val="00BB770A"/>
    <w:rsid w:val="00BE3EBB"/>
    <w:rsid w:val="00C05E8C"/>
    <w:rsid w:val="00C05E8D"/>
    <w:rsid w:val="00C07683"/>
    <w:rsid w:val="00C24365"/>
    <w:rsid w:val="00C54225"/>
    <w:rsid w:val="00C6178B"/>
    <w:rsid w:val="00C8341B"/>
    <w:rsid w:val="00C96237"/>
    <w:rsid w:val="00C966BC"/>
    <w:rsid w:val="00CC470A"/>
    <w:rsid w:val="00CD261F"/>
    <w:rsid w:val="00CF15D7"/>
    <w:rsid w:val="00D26BB4"/>
    <w:rsid w:val="00D407D0"/>
    <w:rsid w:val="00D87524"/>
    <w:rsid w:val="00D96F7A"/>
    <w:rsid w:val="00DA4340"/>
    <w:rsid w:val="00DB1DCE"/>
    <w:rsid w:val="00DD5BC1"/>
    <w:rsid w:val="00DF59E8"/>
    <w:rsid w:val="00DF795F"/>
    <w:rsid w:val="00E23784"/>
    <w:rsid w:val="00E816A5"/>
    <w:rsid w:val="00EC289A"/>
    <w:rsid w:val="00EF30E5"/>
    <w:rsid w:val="00F010E8"/>
    <w:rsid w:val="00F054FA"/>
    <w:rsid w:val="00F77B8D"/>
    <w:rsid w:val="00FA608D"/>
    <w:rsid w:val="00FC387E"/>
    <w:rsid w:val="00FD09BA"/>
    <w:rsid w:val="00FD5588"/>
    <w:rsid w:val="00FF65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6BD5"/>
  <w15:docId w15:val="{C3AA3610-99D8-4682-9F3C-35CDE0153511}"/>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Arial" w:eastAsia="Arial" w:hAnsi="Arial" w:cs="Arial"/>
        <w:sz w:val="24"/>
        <w:szCs w:val="24"/>
        <w:lang w:val="pt-BR" w:eastAsia="pt-BR"/>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numPr>
        <w:numId w:val="1"/>
      </w:numPr>
      <w:suppressAutoHyphens/>
      <w:spacing w:before="1040" w:after="720"/>
      <w:jc w:val="left"/>
      <w:textDirection w:val="btLr"/>
      <w:textAlignment w:val="top"/>
      <w:outlineLvl w:val="0"/>
    </w:pPr>
    <w:rPr>
      <w:b/>
      <w:caps/>
      <w:kern w:val="28"/>
      <w:position w:val="-1"/>
      <w:sz w:val="32"/>
    </w:rPr>
  </w:style>
  <w:style w:type="paragraph" w:styleId="Ttulo2">
    <w:name w:val="heading 2"/>
    <w:basedOn w:val="Normal"/>
    <w:next w:val="Analtico1"/>
    <w:uiPriority w:val="9"/>
    <w:unhideWhenUsed/>
    <w:qFormat/>
    <w:pPr>
      <w:keepNext/>
      <w:numPr>
        <w:ilvl w:val="1"/>
        <w:numId w:val="1"/>
      </w:numPr>
      <w:suppressAutoHyphens/>
      <w:spacing w:before="720" w:after="720" w:line="480" w:lineRule="auto"/>
      <w:textDirection w:val="btLr"/>
      <w:textAlignment w:val="top"/>
      <w:outlineLvl w:val="1"/>
    </w:pPr>
    <w:rPr>
      <w:b/>
      <w:caps/>
      <w:position w:val="-1"/>
    </w:rPr>
  </w:style>
  <w:style w:type="paragraph" w:styleId="Ttulo3">
    <w:name w:val="heading 3"/>
    <w:basedOn w:val="Normal"/>
    <w:next w:val="Analtico1"/>
    <w:uiPriority w:val="9"/>
    <w:semiHidden/>
    <w:unhideWhenUsed/>
    <w:qFormat/>
    <w:pPr>
      <w:keepNext/>
      <w:numPr>
        <w:ilvl w:val="2"/>
        <w:numId w:val="1"/>
      </w:numPr>
      <w:suppressAutoHyphens/>
      <w:spacing w:before="720" w:after="720" w:line="480" w:lineRule="auto"/>
      <w:textDirection w:val="btLr"/>
      <w:textAlignment w:val="top"/>
      <w:outlineLvl w:val="2"/>
    </w:pPr>
    <w:rPr>
      <w:position w:val="-1"/>
    </w:rPr>
  </w:style>
  <w:style w:type="paragraph" w:styleId="Ttulo4">
    <w:name w:val="heading 4"/>
    <w:basedOn w:val="Normal"/>
    <w:next w:val="Analtico1"/>
    <w:uiPriority w:val="9"/>
    <w:semiHidden/>
    <w:unhideWhenUsed/>
    <w:qFormat/>
    <w:pPr>
      <w:keepNext/>
      <w:numPr>
        <w:ilvl w:val="3"/>
        <w:numId w:val="1"/>
      </w:numPr>
      <w:suppressAutoHyphens/>
      <w:spacing w:before="720" w:after="720" w:line="480" w:lineRule="auto"/>
      <w:textDirection w:val="btLr"/>
      <w:textAlignment w:val="top"/>
      <w:outlineLvl w:val="3"/>
    </w:pPr>
    <w:rPr>
      <w:position w:val="-1"/>
    </w:rPr>
  </w:style>
  <w:style w:type="paragraph" w:styleId="Ttulo5">
    <w:name w:val="heading 5"/>
    <w:basedOn w:val="Normal"/>
    <w:next w:val="Analtico1"/>
    <w:uiPriority w:val="9"/>
    <w:semiHidden/>
    <w:unhideWhenUsed/>
    <w:qFormat/>
    <w:pPr>
      <w:numPr>
        <w:ilvl w:val="4"/>
        <w:numId w:val="1"/>
      </w:numPr>
      <w:suppressAutoHyphens/>
      <w:spacing w:before="720" w:after="720" w:line="480" w:lineRule="auto"/>
      <w:textDirection w:val="btLr"/>
      <w:textAlignment w:val="top"/>
      <w:outlineLvl w:val="4"/>
    </w:pPr>
    <w:rPr>
      <w:b/>
      <w:i/>
      <w:position w:val="-1"/>
    </w:rPr>
  </w:style>
  <w:style w:type="paragraph" w:styleId="Ttulo6">
    <w:name w:val="heading 6"/>
    <w:basedOn w:val="Normal"/>
    <w:next w:val="Normal"/>
    <w:uiPriority w:val="9"/>
    <w:semiHidden/>
    <w:unhideWhenUsed/>
    <w:qFormat/>
    <w:pPr>
      <w:numPr>
        <w:ilvl w:val="5"/>
        <w:numId w:val="1"/>
      </w:numPr>
      <w:suppressAutoHyphens/>
      <w:spacing w:before="720" w:after="720"/>
      <w:textDirection w:val="btLr"/>
      <w:textAlignment w:val="top"/>
      <w:outlineLvl w:val="5"/>
    </w:pPr>
    <w:rPr>
      <w:b/>
      <w:bCs/>
      <w:i/>
      <w:position w:val="-1"/>
      <w:szCs w:val="22"/>
    </w:rPr>
  </w:style>
  <w:style w:type="paragraph" w:styleId="Ttulo7">
    <w:name w:val="heading 7"/>
    <w:basedOn w:val="Normal"/>
    <w:next w:val="Normal"/>
    <w:pPr>
      <w:numPr>
        <w:ilvl w:val="6"/>
        <w:numId w:val="1"/>
      </w:numPr>
      <w:suppressAutoHyphens/>
      <w:spacing w:before="720" w:after="720"/>
      <w:textDirection w:val="btLr"/>
      <w:textAlignment w:val="top"/>
      <w:outlineLvl w:val="6"/>
    </w:pPr>
    <w:rPr>
      <w:position w:val="-1"/>
    </w:rPr>
  </w:style>
  <w:style w:type="paragraph" w:styleId="Ttulo8">
    <w:name w:val="heading 8"/>
    <w:basedOn w:val="Normal"/>
    <w:next w:val="Normal"/>
    <w:pPr>
      <w:numPr>
        <w:ilvl w:val="7"/>
        <w:numId w:val="1"/>
      </w:numPr>
      <w:suppressAutoHyphens/>
      <w:spacing w:before="720" w:after="720"/>
      <w:textDirection w:val="btLr"/>
      <w:textAlignment w:val="top"/>
      <w:outlineLvl w:val="7"/>
    </w:pPr>
    <w:rPr>
      <w:i/>
      <w:iCs/>
      <w:position w:val="-1"/>
    </w:rPr>
  </w:style>
  <w:style w:type="paragraph" w:styleId="Ttulo9">
    <w:name w:val="heading 9"/>
    <w:basedOn w:val="Normal"/>
    <w:next w:val="Normal"/>
    <w:pPr>
      <w:numPr>
        <w:ilvl w:val="8"/>
        <w:numId w:val="1"/>
      </w:numPr>
      <w:suppressAutoHyphens/>
      <w:spacing w:before="720" w:after="720"/>
      <w:textDirection w:val="btLr"/>
      <w:textAlignment w:val="top"/>
      <w:outlineLvl w:val="8"/>
    </w:pPr>
    <w:rPr>
      <w:position w:val="-1"/>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customStyle="1" w:styleId="Analtico1">
    <w:name w:val="Analítico 1"/>
    <w:basedOn w:val="Normal"/>
    <w:next w:val="Normal"/>
    <w:pPr>
      <w:suppressAutoHyphens/>
      <w:ind w:leftChars="-1" w:left="-1" w:hangingChars="1" w:hanging="1"/>
      <w:textDirection w:val="btLr"/>
      <w:textAlignment w:val="top"/>
      <w:outlineLvl w:val="0"/>
    </w:pPr>
    <w:rPr>
      <w:position w:val="-1"/>
    </w:rPr>
  </w:style>
  <w:style w:type="character" w:styleId="Hyperlink">
    <w:name w:val="Hyperlink"/>
    <w:basedOn w:val="Fontepargpadro"/>
    <w:uiPriority w:val="99"/>
    <w:rPr>
      <w:color w:val="0000FF"/>
      <w:w w:val="100"/>
      <w:position w:val="-1"/>
      <w:u w:val="single"/>
      <w:effect w:val="none"/>
      <w:vertAlign w:val="baseline"/>
      <w:cs w:val="0"/>
      <w:em w:val="none"/>
    </w:rPr>
  </w:style>
  <w:style w:type="paragraph" w:styleId="Legenda">
    <w:name w:val="caption"/>
    <w:basedOn w:val="Normal"/>
    <w:next w:val="Normal"/>
    <w:pPr>
      <w:suppressAutoHyphens/>
      <w:spacing w:before="240" w:after="240"/>
      <w:ind w:leftChars="-1" w:left="-1" w:hangingChars="1" w:hanging="1"/>
      <w:textDirection w:val="btLr"/>
      <w:textAlignment w:val="top"/>
      <w:outlineLvl w:val="0"/>
    </w:pPr>
    <w:rPr>
      <w:position w:val="-1"/>
      <w:sz w:val="20"/>
    </w:rPr>
  </w:style>
  <w:style w:type="paragraph" w:customStyle="1" w:styleId="Analtico2">
    <w:name w:val="Analítico 2"/>
    <w:basedOn w:val="Normal"/>
    <w:next w:val="Normal"/>
    <w:pPr>
      <w:suppressAutoHyphens/>
      <w:ind w:leftChars="-1" w:left="240" w:hangingChars="1" w:hanging="1"/>
      <w:textDirection w:val="btLr"/>
      <w:textAlignment w:val="top"/>
      <w:outlineLvl w:val="0"/>
    </w:pPr>
    <w:rPr>
      <w:position w:val="-1"/>
    </w:rPr>
  </w:style>
  <w:style w:type="paragraph" w:customStyle="1" w:styleId="Analtico3">
    <w:name w:val="Analítico 3"/>
    <w:basedOn w:val="Normal"/>
    <w:next w:val="Normal"/>
    <w:pPr>
      <w:suppressAutoHyphens/>
      <w:ind w:leftChars="-1" w:left="480" w:hangingChars="1" w:hanging="1"/>
      <w:textDirection w:val="btLr"/>
      <w:textAlignment w:val="top"/>
      <w:outlineLvl w:val="0"/>
    </w:pPr>
    <w:rPr>
      <w:position w:val="-1"/>
    </w:rPr>
  </w:style>
  <w:style w:type="paragraph" w:customStyle="1" w:styleId="05-Tabelaesquerda">
    <w:name w:val="05 - Tabela à esquerda"/>
    <w:basedOn w:val="Normal"/>
    <w:pPr>
      <w:suppressAutoHyphens/>
      <w:spacing w:before="20" w:after="20"/>
      <w:ind w:leftChars="-1" w:left="-1" w:hangingChars="1" w:hanging="1"/>
      <w:jc w:val="left"/>
      <w:textDirection w:val="btLr"/>
      <w:textAlignment w:val="top"/>
      <w:outlineLvl w:val="0"/>
    </w:pPr>
    <w:rPr>
      <w:position w:val="-1"/>
      <w:sz w:val="20"/>
    </w:rPr>
  </w:style>
  <w:style w:type="paragraph" w:customStyle="1" w:styleId="05-Tabeladireita">
    <w:name w:val="05 - Tabela à direita"/>
    <w:basedOn w:val="05-Tabelaesquerda"/>
    <w:pPr>
      <w:jc w:val="right"/>
    </w:pPr>
  </w:style>
  <w:style w:type="paragraph" w:customStyle="1" w:styleId="05-Tabelacentralizado">
    <w:name w:val="05 - Tabela centralizado"/>
    <w:basedOn w:val="05-Tabeladireita"/>
    <w:pPr>
      <w:jc w:val="center"/>
    </w:pPr>
  </w:style>
  <w:style w:type="paragraph" w:customStyle="1" w:styleId="05-Tabelajustificado">
    <w:name w:val="05 - Tabela justificado"/>
    <w:basedOn w:val="05-Tabelacentralizado"/>
    <w:pPr>
      <w:jc w:val="both"/>
    </w:pPr>
  </w:style>
  <w:style w:type="paragraph" w:customStyle="1" w:styleId="Analtico4">
    <w:name w:val="Analítico 4"/>
    <w:basedOn w:val="Normal"/>
    <w:next w:val="Normal"/>
    <w:pPr>
      <w:suppressAutoHyphens/>
      <w:ind w:leftChars="-1" w:left="720" w:hangingChars="1" w:hanging="1"/>
      <w:textDirection w:val="btLr"/>
      <w:textAlignment w:val="top"/>
      <w:outlineLvl w:val="0"/>
    </w:pPr>
    <w:rPr>
      <w:position w:val="-1"/>
    </w:rPr>
  </w:style>
  <w:style w:type="character" w:styleId="Refdenotaderodap">
    <w:name w:val="footnote reference"/>
    <w:basedOn w:val="Fontepargpadro"/>
    <w:rPr>
      <w:w w:val="100"/>
      <w:position w:val="-1"/>
      <w:effect w:val="none"/>
      <w:vertAlign w:val="superscript"/>
      <w:cs w:val="0"/>
      <w:em w:val="none"/>
    </w:rPr>
  </w:style>
  <w:style w:type="character" w:styleId="Nmerodepgina">
    <w:name w:val="page number"/>
    <w:basedOn w:val="Fontepargpadro"/>
    <w:rPr>
      <w:w w:val="100"/>
      <w:position w:val="-1"/>
      <w:effect w:val="none"/>
      <w:vertAlign w:val="baseline"/>
      <w:cs w:val="0"/>
      <w:em w:val="none"/>
    </w:rPr>
  </w:style>
  <w:style w:type="paragraph" w:customStyle="1" w:styleId="07-FolhadeRosto">
    <w:name w:val="07 - Folha de Rosto"/>
    <w:basedOn w:val="Normal"/>
    <w:pPr>
      <w:suppressAutoHyphens/>
      <w:spacing w:after="120"/>
      <w:ind w:leftChars="-1" w:left="-1" w:hangingChars="1" w:hanging="1"/>
      <w:jc w:val="center"/>
      <w:textDirection w:val="btLr"/>
      <w:textAlignment w:val="top"/>
      <w:outlineLvl w:val="0"/>
    </w:pPr>
    <w:rPr>
      <w:b/>
      <w:caps/>
      <w:position w:val="-1"/>
    </w:rPr>
  </w:style>
  <w:style w:type="paragraph" w:customStyle="1" w:styleId="09-DedicatriaseAgradecimentos">
    <w:name w:val="09 - Dedicatórias e Agradecimentos"/>
    <w:basedOn w:val="Normal"/>
    <w:pPr>
      <w:suppressAutoHyphens/>
      <w:ind w:leftChars="-1" w:left="3402" w:hangingChars="1" w:hanging="1"/>
      <w:textDirection w:val="btLr"/>
      <w:textAlignment w:val="top"/>
      <w:outlineLvl w:val="0"/>
    </w:pPr>
    <w:rPr>
      <w:i/>
      <w:position w:val="-1"/>
    </w:rPr>
  </w:style>
  <w:style w:type="paragraph" w:customStyle="1" w:styleId="05-Tabelafonte">
    <w:name w:val="05 - Tabela fonte"/>
    <w:basedOn w:val="Normal"/>
    <w:pPr>
      <w:suppressAutoHyphens/>
      <w:spacing w:before="120"/>
      <w:ind w:leftChars="-1" w:left="-1" w:hangingChars="1" w:hanging="1"/>
      <w:jc w:val="right"/>
      <w:textDirection w:val="btLr"/>
      <w:textAlignment w:val="top"/>
      <w:outlineLvl w:val="0"/>
    </w:pPr>
    <w:rPr>
      <w:position w:val="-1"/>
      <w:sz w:val="20"/>
    </w:rPr>
  </w:style>
  <w:style w:type="character" w:customStyle="1" w:styleId="HyperlinkVisitado">
    <w:name w:val="HyperlinkVisitado"/>
    <w:basedOn w:val="Fontepargpadro"/>
    <w:rPr>
      <w:color w:val="800080"/>
      <w:w w:val="100"/>
      <w:position w:val="-1"/>
      <w:u w:val="single"/>
      <w:effect w:val="none"/>
      <w:vertAlign w:val="baseline"/>
      <w:cs w:val="0"/>
      <w:em w:val="none"/>
    </w:rPr>
  </w:style>
  <w:style w:type="paragraph" w:customStyle="1" w:styleId="ndicedefiguras">
    <w:name w:val="Índice de figuras"/>
    <w:basedOn w:val="Normal"/>
    <w:next w:val="Normal"/>
    <w:pPr>
      <w:suppressAutoHyphens/>
      <w:ind w:leftChars="-1" w:left="480" w:hangingChars="1" w:hanging="480"/>
      <w:textDirection w:val="btLr"/>
      <w:textAlignment w:val="top"/>
      <w:outlineLvl w:val="0"/>
    </w:pPr>
    <w:rPr>
      <w:position w:val="-1"/>
    </w:rPr>
  </w:style>
  <w:style w:type="paragraph" w:styleId="Rodap">
    <w:name w:val="footer"/>
    <w:basedOn w:val="Normal"/>
    <w:pPr>
      <w:tabs>
        <w:tab w:val="center" w:pos="4419"/>
        <w:tab w:val="right" w:pos="8838"/>
      </w:tabs>
      <w:suppressAutoHyphens/>
      <w:ind w:leftChars="-1" w:left="-1" w:hangingChars="1" w:hanging="1"/>
      <w:textDirection w:val="btLr"/>
      <w:textAlignment w:val="top"/>
      <w:outlineLvl w:val="0"/>
    </w:pPr>
    <w:rPr>
      <w:position w:val="-1"/>
    </w:rPr>
  </w:style>
  <w:style w:type="paragraph" w:styleId="Cabealho">
    <w:name w:val="header"/>
    <w:basedOn w:val="Normal"/>
    <w:pPr>
      <w:tabs>
        <w:tab w:val="center" w:pos="4419"/>
        <w:tab w:val="right" w:pos="8838"/>
      </w:tabs>
      <w:suppressAutoHyphens/>
      <w:ind w:leftChars="-1" w:left="-1" w:hangingChars="1" w:hanging="1"/>
      <w:textDirection w:val="btLr"/>
      <w:textAlignment w:val="top"/>
      <w:outlineLvl w:val="0"/>
    </w:pPr>
    <w:rPr>
      <w:position w:val="-1"/>
    </w:rPr>
  </w:style>
  <w:style w:type="paragraph" w:customStyle="1" w:styleId="NOMEAUTOR">
    <w:name w:val="NOME AUTOR"/>
    <w:basedOn w:val="Normal"/>
    <w:pPr>
      <w:suppressAutoHyphens/>
      <w:ind w:leftChars="-1" w:left="-1" w:hangingChars="1" w:hanging="1"/>
      <w:jc w:val="center"/>
      <w:textDirection w:val="btLr"/>
      <w:textAlignment w:val="top"/>
      <w:outlineLvl w:val="0"/>
    </w:pPr>
    <w:rPr>
      <w:b/>
      <w:position w:val="-1"/>
      <w:sz w:val="28"/>
    </w:rPr>
  </w:style>
  <w:style w:type="paragraph" w:styleId="Recuodecorpodetexto">
    <w:name w:val="Body Text Indent"/>
    <w:basedOn w:val="Normal"/>
    <w:pPr>
      <w:suppressAutoHyphens/>
      <w:ind w:leftChars="-1" w:left="4264" w:hangingChars="1" w:hanging="1"/>
      <w:textDirection w:val="btLr"/>
      <w:textAlignment w:val="top"/>
      <w:outlineLvl w:val="0"/>
    </w:pPr>
    <w:rPr>
      <w:position w:val="-1"/>
    </w:rPr>
  </w:style>
  <w:style w:type="paragraph" w:styleId="Recuodecorpodetexto2">
    <w:name w:val="Body Text Indent 2"/>
    <w:basedOn w:val="Normal"/>
    <w:pPr>
      <w:suppressAutoHyphens/>
      <w:ind w:leftChars="-1" w:left="-1" w:hangingChars="1" w:hanging="1"/>
      <w:textDirection w:val="btLr"/>
      <w:textAlignment w:val="top"/>
      <w:outlineLvl w:val="0"/>
    </w:pPr>
    <w:rPr>
      <w:position w:val="-1"/>
    </w:rPr>
  </w:style>
  <w:style w:type="paragraph" w:styleId="Recuodecorpodetexto3">
    <w:name w:val="Body Text Indent 3"/>
    <w:basedOn w:val="Normal"/>
    <w:pPr>
      <w:suppressAutoHyphens/>
      <w:ind w:leftChars="-1" w:left="-1" w:hangingChars="1" w:hanging="1"/>
      <w:textDirection w:val="btLr"/>
      <w:textAlignment w:val="top"/>
      <w:outlineLvl w:val="0"/>
    </w:pPr>
    <w:rPr>
      <w:position w:val="-1"/>
    </w:rPr>
  </w:style>
  <w:style w:type="character" w:styleId="Refdecomentrio">
    <w:name w:val="annotation reference"/>
    <w:basedOn w:val="Fontepargpadro"/>
    <w:rPr>
      <w:w w:val="100"/>
      <w:position w:val="-1"/>
      <w:sz w:val="16"/>
      <w:szCs w:val="16"/>
      <w:effect w:val="none"/>
      <w:vertAlign w:val="baseline"/>
      <w:cs w:val="0"/>
      <w:em w:val="none"/>
    </w:rPr>
  </w:style>
  <w:style w:type="paragraph" w:customStyle="1" w:styleId="REFERNCIABIBLIOGRFICA">
    <w:name w:val="REFERÊNCIA BIBLIOGRÁFICA"/>
    <w:basedOn w:val="Ttulo1"/>
    <w:pPr>
      <w:numPr>
        <w:numId w:val="0"/>
      </w:numPr>
      <w:ind w:leftChars="-1" w:left="-1" w:hangingChars="1" w:hanging="1"/>
      <w:jc w:val="center"/>
    </w:pPr>
  </w:style>
  <w:style w:type="paragraph" w:customStyle="1" w:styleId="CitaoCurta">
    <w:name w:val="Citação Curta"/>
    <w:basedOn w:val="Normal"/>
    <w:pPr>
      <w:suppressAutoHyphens/>
      <w:ind w:leftChars="-1" w:left="-1" w:hangingChars="1" w:hanging="1"/>
      <w:textDirection w:val="btLr"/>
      <w:textAlignment w:val="top"/>
      <w:outlineLvl w:val="0"/>
    </w:pPr>
    <w:rPr>
      <w:position w:val="-1"/>
    </w:rPr>
  </w:style>
  <w:style w:type="paragraph" w:customStyle="1" w:styleId="CitaoLonga">
    <w:name w:val="Citação Longa"/>
    <w:basedOn w:val="Normal"/>
    <w:pPr>
      <w:suppressAutoHyphens/>
      <w:spacing w:line="240" w:lineRule="auto"/>
      <w:ind w:leftChars="-1" w:left="2268" w:hangingChars="1" w:hanging="1"/>
      <w:textDirection w:val="btLr"/>
      <w:textAlignment w:val="top"/>
      <w:outlineLvl w:val="0"/>
    </w:pPr>
    <w:rPr>
      <w:position w:val="-1"/>
      <w:sz w:val="20"/>
    </w:rPr>
  </w:style>
  <w:style w:type="paragraph" w:customStyle="1" w:styleId="Estilo1">
    <w:name w:val="Estilo1"/>
    <w:basedOn w:val="Ttulo1"/>
    <w:pPr>
      <w:spacing w:before="1060"/>
      <w:ind w:leftChars="-1" w:left="-1" w:hangingChars="1" w:hanging="1"/>
    </w:pPr>
  </w:style>
  <w:style w:type="paragraph" w:customStyle="1" w:styleId="ConteudoRefernciasBibliogrficas">
    <w:name w:val="Conteudo Referências Bibliográficas"/>
    <w:basedOn w:val="Normal"/>
    <w:pPr>
      <w:numPr>
        <w:numId w:val="2"/>
      </w:numPr>
      <w:suppressAutoHyphens/>
      <w:ind w:leftChars="-1" w:left="0" w:hangingChars="1" w:hanging="1"/>
      <w:textDirection w:val="btLr"/>
      <w:textAlignment w:val="top"/>
      <w:outlineLvl w:val="0"/>
    </w:pPr>
    <w:rPr>
      <w:position w:val="-1"/>
    </w:rPr>
  </w:style>
  <w:style w:type="paragraph" w:customStyle="1" w:styleId="ANEXOS">
    <w:name w:val="ANEXOS"/>
    <w:basedOn w:val="NOMEAUTOR"/>
    <w:pPr>
      <w:spacing w:before="1040" w:after="720"/>
    </w:pPr>
    <w:rPr>
      <w:sz w:val="32"/>
    </w:rPr>
  </w:style>
  <w:style w:type="paragraph" w:customStyle="1" w:styleId="TITULOagradecimentossumarioresumosetc">
    <w:name w:val="TITULO /agradecimentos/sumario/resumos/etc"/>
    <w:basedOn w:val="Normal"/>
    <w:pPr>
      <w:suppressAutoHyphens/>
      <w:spacing w:before="1040" w:after="720"/>
      <w:ind w:leftChars="-1" w:left="-1" w:hangingChars="1" w:hanging="1"/>
      <w:jc w:val="center"/>
      <w:textDirection w:val="btLr"/>
      <w:textAlignment w:val="top"/>
      <w:outlineLvl w:val="0"/>
    </w:pPr>
    <w:rPr>
      <w:b/>
      <w:position w:val="-1"/>
      <w:sz w:val="32"/>
    </w:rPr>
  </w:style>
  <w:style w:type="paragraph" w:customStyle="1" w:styleId="PalavrasChaves">
    <w:name w:val="Palavras Chaves"/>
    <w:basedOn w:val="Normal"/>
    <w:pPr>
      <w:suppressAutoHyphens/>
      <w:spacing w:before="540"/>
      <w:ind w:leftChars="-1" w:left="-1" w:hangingChars="1" w:hanging="1"/>
      <w:textDirection w:val="btLr"/>
      <w:textAlignment w:val="top"/>
      <w:outlineLvl w:val="0"/>
    </w:pPr>
    <w:rPr>
      <w:b/>
      <w:bCs/>
      <w:position w:val="-1"/>
      <w:lang w:val="en-US"/>
    </w:rPr>
  </w:style>
  <w:style w:type="paragraph" w:customStyle="1" w:styleId="TituloTabela">
    <w:name w:val="Titulo Tabela"/>
    <w:basedOn w:val="Normal"/>
    <w:pPr>
      <w:suppressAutoHyphens/>
      <w:ind w:leftChars="-1" w:left="-1" w:hangingChars="1" w:hanging="1"/>
      <w:jc w:val="center"/>
      <w:textDirection w:val="btLr"/>
      <w:textAlignment w:val="top"/>
      <w:outlineLvl w:val="0"/>
    </w:pPr>
    <w:rPr>
      <w:caps/>
      <w:position w:val="-1"/>
    </w:rPr>
  </w:style>
  <w:style w:type="paragraph" w:customStyle="1" w:styleId="TituloGrfico">
    <w:name w:val="Titulo Gráfico"/>
    <w:basedOn w:val="Normal"/>
    <w:next w:val="TituloTabela"/>
    <w:pPr>
      <w:suppressAutoHyphens/>
      <w:ind w:leftChars="-1" w:left="1814" w:hangingChars="1" w:hanging="1814"/>
      <w:textDirection w:val="btLr"/>
      <w:textAlignment w:val="top"/>
      <w:outlineLvl w:val="0"/>
    </w:pPr>
    <w:rPr>
      <w:caps/>
      <w:position w:val="-1"/>
    </w:rPr>
  </w:style>
  <w:style w:type="paragraph" w:customStyle="1" w:styleId="Normal-resumoabstract">
    <w:name w:val="Normal - resumo/abstract"/>
    <w:basedOn w:val="Normal"/>
    <w:pPr>
      <w:suppressAutoHyphens/>
      <w:spacing w:line="240" w:lineRule="auto"/>
      <w:ind w:leftChars="-1" w:left="-1" w:hangingChars="1" w:hanging="1"/>
      <w:textDirection w:val="btLr"/>
      <w:textAlignment w:val="top"/>
      <w:outlineLvl w:val="0"/>
    </w:pPr>
    <w:rPr>
      <w:position w:val="-1"/>
    </w:rPr>
  </w:style>
  <w:style w:type="table" w:styleId="Tabelacomgrade">
    <w:name w:val="Table Grid"/>
    <w:basedOn w:val="Tabelanormal"/>
    <w:pPr>
      <w:suppressAutoHyphens/>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ind w:leftChars="-1" w:left="-1" w:hangingChars="1" w:hanging="1"/>
      <w:jc w:val="left"/>
      <w:textDirection w:val="btLr"/>
      <w:textAlignment w:val="top"/>
      <w:outlineLvl w:val="0"/>
    </w:pPr>
    <w:rPr>
      <w:rFonts w:ascii="Courier New" w:hAnsi="Courier New" w:cs="Courier New"/>
      <w:position w:val="-1"/>
      <w:sz w:val="20"/>
    </w:rPr>
  </w:style>
  <w:style w:type="character" w:styleId="Forte">
    <w:name w:val="Strong"/>
    <w:uiPriority w:val="22"/>
    <w:qFormat/>
    <w:rPr>
      <w:b/>
      <w:bCs/>
      <w:w w:val="100"/>
      <w:position w:val="-1"/>
      <w:effect w:val="none"/>
      <w:vertAlign w:val="baseline"/>
      <w:cs w:val="0"/>
      <w:em w:val="none"/>
    </w:rPr>
  </w:style>
  <w:style w:type="paragraph" w:styleId="Corpodetexto">
    <w:name w:val="Body Text"/>
    <w:basedOn w:val="Normal"/>
    <w:pPr>
      <w:suppressAutoHyphens/>
      <w:spacing w:after="120"/>
      <w:ind w:leftChars="-1" w:left="-1" w:hangingChars="1" w:hanging="1"/>
      <w:textDirection w:val="btLr"/>
      <w:textAlignment w:val="top"/>
      <w:outlineLvl w:val="0"/>
    </w:pPr>
    <w:rPr>
      <w:position w:val="-1"/>
      <w:lang w:eastAsia="ar-SA"/>
    </w:rPr>
  </w:style>
  <w:style w:type="paragraph" w:customStyle="1" w:styleId="western">
    <w:name w:val="western"/>
    <w:basedOn w:val="Normal"/>
    <w:pPr>
      <w:suppressAutoHyphens/>
      <w:spacing w:before="100" w:beforeAutospacing="1" w:after="119" w:line="240" w:lineRule="auto"/>
      <w:ind w:leftChars="-1" w:left="-1" w:hangingChars="1" w:hanging="1"/>
      <w:jc w:val="left"/>
      <w:textDirection w:val="btLr"/>
      <w:textAlignment w:val="top"/>
      <w:outlineLvl w:val="0"/>
    </w:pPr>
    <w:rPr>
      <w:rFonts w:ascii="Times New Roman" w:hAnsi="Times New Roman"/>
      <w:position w:val="-1"/>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abealhodoSumrio">
    <w:name w:val="TOC Heading"/>
    <w:basedOn w:val="Ttulo1"/>
    <w:next w:val="Normal"/>
    <w:uiPriority w:val="39"/>
    <w:unhideWhenUsed/>
    <w:qFormat/>
    <w:rsid w:val="00BE3EBB"/>
    <w:pPr>
      <w:keepLines/>
      <w:numPr>
        <w:numId w:val="0"/>
      </w:numPr>
      <w:suppressAutoHyphens w:val="0"/>
      <w:spacing w:before="240" w:after="0" w:line="259" w:lineRule="auto"/>
      <w:textDirection w:val="lrTb"/>
      <w:textAlignment w:val="auto"/>
      <w:outlineLvl w:val="9"/>
    </w:pPr>
    <w:rPr>
      <w:rFonts w:asciiTheme="majorHAnsi" w:eastAsiaTheme="majorEastAsia" w:hAnsiTheme="majorHAnsi" w:cstheme="majorBidi"/>
      <w:b w:val="0"/>
      <w:caps w:val="0"/>
      <w:color w:val="365F91" w:themeColor="accent1" w:themeShade="BF"/>
      <w:kern w:val="0"/>
      <w:position w:val="0"/>
      <w:szCs w:val="32"/>
    </w:rPr>
  </w:style>
  <w:style w:type="paragraph" w:styleId="PargrafodaLista">
    <w:name w:val="List Paragraph"/>
    <w:basedOn w:val="Normal"/>
    <w:uiPriority w:val="34"/>
    <w:qFormat/>
    <w:rsid w:val="002565D6"/>
    <w:pPr>
      <w:ind w:left="720"/>
      <w:contextualSpacing/>
    </w:pPr>
  </w:style>
  <w:style w:type="paragraph" w:styleId="NormalWeb">
    <w:name w:val="Normal (Web)"/>
    <w:basedOn w:val="Normal"/>
    <w:uiPriority w:val="99"/>
    <w:unhideWhenUsed/>
    <w:rsid w:val="00B67967"/>
    <w:pPr>
      <w:spacing w:before="100" w:beforeAutospacing="1" w:after="100" w:afterAutospacing="1" w:line="240" w:lineRule="auto"/>
      <w:jc w:val="left"/>
    </w:pPr>
    <w:rPr>
      <w:rFonts w:ascii="Times New Roman" w:eastAsia="Times New Roman" w:hAnsi="Times New Roman" w:cs="Times New Roman"/>
    </w:rPr>
  </w:style>
  <w:style w:type="character" w:styleId="CdigoHTML">
    <w:name w:val="HTML Code"/>
    <w:basedOn w:val="Fontepargpadro"/>
    <w:uiPriority w:val="99"/>
    <w:semiHidden/>
    <w:unhideWhenUsed/>
    <w:rsid w:val="002D5CD7"/>
    <w:rPr>
      <w:rFonts w:ascii="Courier New" w:eastAsia="Times New Roman" w:hAnsi="Courier New" w:cs="Courier New"/>
      <w:sz w:val="20"/>
      <w:szCs w:val="20"/>
    </w:rPr>
  </w:style>
  <w:style w:type="paragraph" w:styleId="Sumrio1">
    <w:name w:val="toc 1"/>
    <w:basedOn w:val="Normal"/>
    <w:next w:val="Normal"/>
    <w:autoRedefine/>
    <w:uiPriority w:val="39"/>
    <w:unhideWhenUsed/>
    <w:rsid w:val="00DF795F"/>
    <w:pPr>
      <w:spacing w:after="100"/>
    </w:pPr>
  </w:style>
  <w:style w:type="paragraph" w:styleId="Sumrio2">
    <w:name w:val="toc 2"/>
    <w:basedOn w:val="Normal"/>
    <w:next w:val="Normal"/>
    <w:autoRedefine/>
    <w:uiPriority w:val="39"/>
    <w:unhideWhenUsed/>
    <w:rsid w:val="00DF795F"/>
    <w:pPr>
      <w:spacing w:after="100"/>
      <w:ind w:left="240"/>
    </w:pPr>
  </w:style>
  <w:style w:type="character" w:customStyle="1" w:styleId="citation-1028">
    <w:name w:val="citation-1028"/>
    <w:basedOn w:val="Fontepargpadro"/>
    <w:rsid w:val="00D26BB4"/>
  </w:style>
  <w:style w:type="character" w:customStyle="1" w:styleId="citation-1027">
    <w:name w:val="citation-1027"/>
    <w:basedOn w:val="Fontepargpadro"/>
    <w:rsid w:val="00D26BB4"/>
  </w:style>
  <w:style w:type="character" w:customStyle="1" w:styleId="citation-1026">
    <w:name w:val="citation-1026"/>
    <w:basedOn w:val="Fontepargpadro"/>
    <w:rsid w:val="00D26BB4"/>
  </w:style>
  <w:style w:type="character" w:customStyle="1" w:styleId="citation-1025">
    <w:name w:val="citation-1025"/>
    <w:basedOn w:val="Fontepargpadro"/>
    <w:rsid w:val="00D26BB4"/>
  </w:style>
  <w:style w:type="character" w:customStyle="1" w:styleId="citation-1024">
    <w:name w:val="citation-1024"/>
    <w:basedOn w:val="Fontepargpadro"/>
    <w:rsid w:val="00D26BB4"/>
  </w:style>
  <w:style w:type="character" w:customStyle="1" w:styleId="citation-1021">
    <w:name w:val="citation-1021"/>
    <w:basedOn w:val="Fontepargpadro"/>
    <w:rsid w:val="00D26BB4"/>
  </w:style>
  <w:style w:type="character" w:customStyle="1" w:styleId="citation-1022">
    <w:name w:val="citation-1022"/>
    <w:basedOn w:val="Fontepargpadro"/>
    <w:rsid w:val="00D26BB4"/>
  </w:style>
  <w:style w:type="paragraph" w:styleId="ndicedeilustraes">
    <w:name w:val="table of figures"/>
    <w:basedOn w:val="Normal"/>
    <w:next w:val="Normal"/>
    <w:uiPriority w:val="99"/>
    <w:unhideWhenUsed/>
    <w:rsid w:val="007358BC"/>
  </w:style>
  <w:style w:type="character" w:styleId="MenoPendente">
    <w:name w:val="Unresolved Mention"/>
    <w:basedOn w:val="Fontepargpadro"/>
    <w:uiPriority w:val="99"/>
    <w:semiHidden/>
    <w:unhideWhenUsed/>
    <w:rsid w:val="00676650"/>
    <w:rPr>
      <w:color w:val="605E5C"/>
      <w:shd w:val="clear" w:color="auto" w:fill="E1DFDD"/>
    </w:rPr>
  </w:style>
  <w:style w:type="character" w:styleId="HiperlinkVisitado">
    <w:name w:val="FollowedHyperlink"/>
    <w:basedOn w:val="Fontepargpadro"/>
    <w:uiPriority w:val="99"/>
    <w:semiHidden/>
    <w:unhideWhenUsed/>
    <w:rsid w:val="0015144B"/>
    <w:rPr>
      <w:color w:val="800080" w:themeColor="followedHyperlink"/>
      <w:u w:val="single"/>
    </w:rPr>
  </w:style>
  <w:style w:type="paragraph" w:styleId="Bibliografia">
    <w:name w:val="Bibliography"/>
    <w:basedOn w:val="Normal"/>
    <w:next w:val="Normal"/>
    <w:uiPriority w:val="37"/>
    <w:unhideWhenUsed/>
    <w:rsid w:val="000A0D16"/>
    <w:pPr>
      <w:spacing w:after="240" w:line="240" w:lineRule="auto"/>
    </w:pPr>
  </w:style>
  <w:style w:type="table" w:styleId="SimplesTabela1">
    <w:name w:val="Plain Table 1"/>
    <w:basedOn w:val="Tabelanormal"/>
    <w:uiPriority w:val="41"/>
    <w:rsid w:val="0029359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ource-title">
    <w:name w:val="source-title"/>
    <w:basedOn w:val="Fontepargpadro"/>
    <w:rsid w:val="00C05E8C"/>
  </w:style>
  <w:style w:type="character" w:customStyle="1" w:styleId="source-count">
    <w:name w:val="source-count"/>
    <w:basedOn w:val="Fontepargpadro"/>
    <w:rsid w:val="00C05E8C"/>
  </w:style>
  <w:style w:type="paragraph" w:styleId="Reviso">
    <w:name w:val="Revision"/>
    <w:hidden/>
    <w:uiPriority w:val="99"/>
    <w:semiHidden/>
    <w:rsid w:val="00F054FA"/>
    <w:pPr>
      <w:spacing w:line="240" w:lineRule="auto"/>
      <w:jc w:val="left"/>
    </w:pPr>
  </w:style>
  <w:style w:type="paragraph" w:styleId="Textodecomentrio">
    <w:name w:val="annotation text"/>
    <w:basedOn w:val="Normal"/>
    <w:link w:val="TextodecomentrioChar"/>
    <w:uiPriority w:val="99"/>
    <w:semiHidden/>
    <w:unhideWhenUsed/>
    <w:rsid w:val="00F054F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054FA"/>
    <w:rPr>
      <w:sz w:val="20"/>
      <w:szCs w:val="20"/>
    </w:rPr>
  </w:style>
  <w:style w:type="paragraph" w:styleId="Assuntodocomentrio">
    <w:name w:val="annotation subject"/>
    <w:basedOn w:val="Textodecomentrio"/>
    <w:next w:val="Textodecomentrio"/>
    <w:link w:val="AssuntodocomentrioChar"/>
    <w:uiPriority w:val="99"/>
    <w:semiHidden/>
    <w:unhideWhenUsed/>
    <w:rsid w:val="00F054FA"/>
    <w:rPr>
      <w:b/>
      <w:bCs/>
    </w:rPr>
  </w:style>
  <w:style w:type="character" w:customStyle="1" w:styleId="AssuntodocomentrioChar">
    <w:name w:val="Assunto do comentário Char"/>
    <w:basedOn w:val="TextodecomentrioChar"/>
    <w:link w:val="Assuntodocomentrio"/>
    <w:uiPriority w:val="99"/>
    <w:semiHidden/>
    <w:rsid w:val="00F054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738">
      <w:bodyDiv w:val="1"/>
      <w:marLeft w:val="0"/>
      <w:marRight w:val="0"/>
      <w:marTop w:val="0"/>
      <w:marBottom w:val="0"/>
      <w:divBdr>
        <w:top w:val="none" w:sz="0" w:space="0" w:color="auto"/>
        <w:left w:val="none" w:sz="0" w:space="0" w:color="auto"/>
        <w:bottom w:val="none" w:sz="0" w:space="0" w:color="auto"/>
        <w:right w:val="none" w:sz="0" w:space="0" w:color="auto"/>
      </w:divBdr>
    </w:div>
    <w:div w:id="116725166">
      <w:bodyDiv w:val="1"/>
      <w:marLeft w:val="0"/>
      <w:marRight w:val="0"/>
      <w:marTop w:val="0"/>
      <w:marBottom w:val="0"/>
      <w:divBdr>
        <w:top w:val="none" w:sz="0" w:space="0" w:color="auto"/>
        <w:left w:val="none" w:sz="0" w:space="0" w:color="auto"/>
        <w:bottom w:val="none" w:sz="0" w:space="0" w:color="auto"/>
        <w:right w:val="none" w:sz="0" w:space="0" w:color="auto"/>
      </w:divBdr>
    </w:div>
    <w:div w:id="122424656">
      <w:bodyDiv w:val="1"/>
      <w:marLeft w:val="0"/>
      <w:marRight w:val="0"/>
      <w:marTop w:val="0"/>
      <w:marBottom w:val="0"/>
      <w:divBdr>
        <w:top w:val="none" w:sz="0" w:space="0" w:color="auto"/>
        <w:left w:val="none" w:sz="0" w:space="0" w:color="auto"/>
        <w:bottom w:val="none" w:sz="0" w:space="0" w:color="auto"/>
        <w:right w:val="none" w:sz="0" w:space="0" w:color="auto"/>
      </w:divBdr>
    </w:div>
    <w:div w:id="144203006">
      <w:bodyDiv w:val="1"/>
      <w:marLeft w:val="0"/>
      <w:marRight w:val="0"/>
      <w:marTop w:val="0"/>
      <w:marBottom w:val="0"/>
      <w:divBdr>
        <w:top w:val="none" w:sz="0" w:space="0" w:color="auto"/>
        <w:left w:val="none" w:sz="0" w:space="0" w:color="auto"/>
        <w:bottom w:val="none" w:sz="0" w:space="0" w:color="auto"/>
        <w:right w:val="none" w:sz="0" w:space="0" w:color="auto"/>
      </w:divBdr>
    </w:div>
    <w:div w:id="159782251">
      <w:bodyDiv w:val="1"/>
      <w:marLeft w:val="0"/>
      <w:marRight w:val="0"/>
      <w:marTop w:val="0"/>
      <w:marBottom w:val="0"/>
      <w:divBdr>
        <w:top w:val="none" w:sz="0" w:space="0" w:color="auto"/>
        <w:left w:val="none" w:sz="0" w:space="0" w:color="auto"/>
        <w:bottom w:val="none" w:sz="0" w:space="0" w:color="auto"/>
        <w:right w:val="none" w:sz="0" w:space="0" w:color="auto"/>
      </w:divBdr>
    </w:div>
    <w:div w:id="169411511">
      <w:bodyDiv w:val="1"/>
      <w:marLeft w:val="0"/>
      <w:marRight w:val="0"/>
      <w:marTop w:val="0"/>
      <w:marBottom w:val="0"/>
      <w:divBdr>
        <w:top w:val="none" w:sz="0" w:space="0" w:color="auto"/>
        <w:left w:val="none" w:sz="0" w:space="0" w:color="auto"/>
        <w:bottom w:val="none" w:sz="0" w:space="0" w:color="auto"/>
        <w:right w:val="none" w:sz="0" w:space="0" w:color="auto"/>
      </w:divBdr>
    </w:div>
    <w:div w:id="172964755">
      <w:bodyDiv w:val="1"/>
      <w:marLeft w:val="0"/>
      <w:marRight w:val="0"/>
      <w:marTop w:val="0"/>
      <w:marBottom w:val="0"/>
      <w:divBdr>
        <w:top w:val="none" w:sz="0" w:space="0" w:color="auto"/>
        <w:left w:val="none" w:sz="0" w:space="0" w:color="auto"/>
        <w:bottom w:val="none" w:sz="0" w:space="0" w:color="auto"/>
        <w:right w:val="none" w:sz="0" w:space="0" w:color="auto"/>
      </w:divBdr>
    </w:div>
    <w:div w:id="179130384">
      <w:bodyDiv w:val="1"/>
      <w:marLeft w:val="0"/>
      <w:marRight w:val="0"/>
      <w:marTop w:val="0"/>
      <w:marBottom w:val="0"/>
      <w:divBdr>
        <w:top w:val="none" w:sz="0" w:space="0" w:color="auto"/>
        <w:left w:val="none" w:sz="0" w:space="0" w:color="auto"/>
        <w:bottom w:val="none" w:sz="0" w:space="0" w:color="auto"/>
        <w:right w:val="none" w:sz="0" w:space="0" w:color="auto"/>
      </w:divBdr>
    </w:div>
    <w:div w:id="179591009">
      <w:bodyDiv w:val="1"/>
      <w:marLeft w:val="0"/>
      <w:marRight w:val="0"/>
      <w:marTop w:val="0"/>
      <w:marBottom w:val="0"/>
      <w:divBdr>
        <w:top w:val="none" w:sz="0" w:space="0" w:color="auto"/>
        <w:left w:val="none" w:sz="0" w:space="0" w:color="auto"/>
        <w:bottom w:val="none" w:sz="0" w:space="0" w:color="auto"/>
        <w:right w:val="none" w:sz="0" w:space="0" w:color="auto"/>
      </w:divBdr>
    </w:div>
    <w:div w:id="239146796">
      <w:bodyDiv w:val="1"/>
      <w:marLeft w:val="0"/>
      <w:marRight w:val="0"/>
      <w:marTop w:val="0"/>
      <w:marBottom w:val="0"/>
      <w:divBdr>
        <w:top w:val="none" w:sz="0" w:space="0" w:color="auto"/>
        <w:left w:val="none" w:sz="0" w:space="0" w:color="auto"/>
        <w:bottom w:val="none" w:sz="0" w:space="0" w:color="auto"/>
        <w:right w:val="none" w:sz="0" w:space="0" w:color="auto"/>
      </w:divBdr>
    </w:div>
    <w:div w:id="239339996">
      <w:bodyDiv w:val="1"/>
      <w:marLeft w:val="0"/>
      <w:marRight w:val="0"/>
      <w:marTop w:val="0"/>
      <w:marBottom w:val="0"/>
      <w:divBdr>
        <w:top w:val="none" w:sz="0" w:space="0" w:color="auto"/>
        <w:left w:val="none" w:sz="0" w:space="0" w:color="auto"/>
        <w:bottom w:val="none" w:sz="0" w:space="0" w:color="auto"/>
        <w:right w:val="none" w:sz="0" w:space="0" w:color="auto"/>
      </w:divBdr>
    </w:div>
    <w:div w:id="276839502">
      <w:bodyDiv w:val="1"/>
      <w:marLeft w:val="0"/>
      <w:marRight w:val="0"/>
      <w:marTop w:val="0"/>
      <w:marBottom w:val="0"/>
      <w:divBdr>
        <w:top w:val="none" w:sz="0" w:space="0" w:color="auto"/>
        <w:left w:val="none" w:sz="0" w:space="0" w:color="auto"/>
        <w:bottom w:val="none" w:sz="0" w:space="0" w:color="auto"/>
        <w:right w:val="none" w:sz="0" w:space="0" w:color="auto"/>
      </w:divBdr>
    </w:div>
    <w:div w:id="286661713">
      <w:bodyDiv w:val="1"/>
      <w:marLeft w:val="0"/>
      <w:marRight w:val="0"/>
      <w:marTop w:val="0"/>
      <w:marBottom w:val="0"/>
      <w:divBdr>
        <w:top w:val="none" w:sz="0" w:space="0" w:color="auto"/>
        <w:left w:val="none" w:sz="0" w:space="0" w:color="auto"/>
        <w:bottom w:val="none" w:sz="0" w:space="0" w:color="auto"/>
        <w:right w:val="none" w:sz="0" w:space="0" w:color="auto"/>
      </w:divBdr>
    </w:div>
    <w:div w:id="311061744">
      <w:bodyDiv w:val="1"/>
      <w:marLeft w:val="0"/>
      <w:marRight w:val="0"/>
      <w:marTop w:val="0"/>
      <w:marBottom w:val="0"/>
      <w:divBdr>
        <w:top w:val="none" w:sz="0" w:space="0" w:color="auto"/>
        <w:left w:val="none" w:sz="0" w:space="0" w:color="auto"/>
        <w:bottom w:val="none" w:sz="0" w:space="0" w:color="auto"/>
        <w:right w:val="none" w:sz="0" w:space="0" w:color="auto"/>
      </w:divBdr>
    </w:div>
    <w:div w:id="326831386">
      <w:bodyDiv w:val="1"/>
      <w:marLeft w:val="0"/>
      <w:marRight w:val="0"/>
      <w:marTop w:val="0"/>
      <w:marBottom w:val="0"/>
      <w:divBdr>
        <w:top w:val="none" w:sz="0" w:space="0" w:color="auto"/>
        <w:left w:val="none" w:sz="0" w:space="0" w:color="auto"/>
        <w:bottom w:val="none" w:sz="0" w:space="0" w:color="auto"/>
        <w:right w:val="none" w:sz="0" w:space="0" w:color="auto"/>
      </w:divBdr>
    </w:div>
    <w:div w:id="341131229">
      <w:bodyDiv w:val="1"/>
      <w:marLeft w:val="0"/>
      <w:marRight w:val="0"/>
      <w:marTop w:val="0"/>
      <w:marBottom w:val="0"/>
      <w:divBdr>
        <w:top w:val="none" w:sz="0" w:space="0" w:color="auto"/>
        <w:left w:val="none" w:sz="0" w:space="0" w:color="auto"/>
        <w:bottom w:val="none" w:sz="0" w:space="0" w:color="auto"/>
        <w:right w:val="none" w:sz="0" w:space="0" w:color="auto"/>
      </w:divBdr>
    </w:div>
    <w:div w:id="389891519">
      <w:bodyDiv w:val="1"/>
      <w:marLeft w:val="0"/>
      <w:marRight w:val="0"/>
      <w:marTop w:val="0"/>
      <w:marBottom w:val="0"/>
      <w:divBdr>
        <w:top w:val="none" w:sz="0" w:space="0" w:color="auto"/>
        <w:left w:val="none" w:sz="0" w:space="0" w:color="auto"/>
        <w:bottom w:val="none" w:sz="0" w:space="0" w:color="auto"/>
        <w:right w:val="none" w:sz="0" w:space="0" w:color="auto"/>
      </w:divBdr>
    </w:div>
    <w:div w:id="485705275">
      <w:bodyDiv w:val="1"/>
      <w:marLeft w:val="0"/>
      <w:marRight w:val="0"/>
      <w:marTop w:val="0"/>
      <w:marBottom w:val="0"/>
      <w:divBdr>
        <w:top w:val="none" w:sz="0" w:space="0" w:color="auto"/>
        <w:left w:val="none" w:sz="0" w:space="0" w:color="auto"/>
        <w:bottom w:val="none" w:sz="0" w:space="0" w:color="auto"/>
        <w:right w:val="none" w:sz="0" w:space="0" w:color="auto"/>
      </w:divBdr>
    </w:div>
    <w:div w:id="566041302">
      <w:bodyDiv w:val="1"/>
      <w:marLeft w:val="0"/>
      <w:marRight w:val="0"/>
      <w:marTop w:val="0"/>
      <w:marBottom w:val="0"/>
      <w:divBdr>
        <w:top w:val="none" w:sz="0" w:space="0" w:color="auto"/>
        <w:left w:val="none" w:sz="0" w:space="0" w:color="auto"/>
        <w:bottom w:val="none" w:sz="0" w:space="0" w:color="auto"/>
        <w:right w:val="none" w:sz="0" w:space="0" w:color="auto"/>
      </w:divBdr>
    </w:div>
    <w:div w:id="581450573">
      <w:bodyDiv w:val="1"/>
      <w:marLeft w:val="0"/>
      <w:marRight w:val="0"/>
      <w:marTop w:val="0"/>
      <w:marBottom w:val="0"/>
      <w:divBdr>
        <w:top w:val="none" w:sz="0" w:space="0" w:color="auto"/>
        <w:left w:val="none" w:sz="0" w:space="0" w:color="auto"/>
        <w:bottom w:val="none" w:sz="0" w:space="0" w:color="auto"/>
        <w:right w:val="none" w:sz="0" w:space="0" w:color="auto"/>
      </w:divBdr>
    </w:div>
    <w:div w:id="584922699">
      <w:bodyDiv w:val="1"/>
      <w:marLeft w:val="0"/>
      <w:marRight w:val="0"/>
      <w:marTop w:val="0"/>
      <w:marBottom w:val="0"/>
      <w:divBdr>
        <w:top w:val="none" w:sz="0" w:space="0" w:color="auto"/>
        <w:left w:val="none" w:sz="0" w:space="0" w:color="auto"/>
        <w:bottom w:val="none" w:sz="0" w:space="0" w:color="auto"/>
        <w:right w:val="none" w:sz="0" w:space="0" w:color="auto"/>
      </w:divBdr>
    </w:div>
    <w:div w:id="612058750">
      <w:bodyDiv w:val="1"/>
      <w:marLeft w:val="0"/>
      <w:marRight w:val="0"/>
      <w:marTop w:val="0"/>
      <w:marBottom w:val="0"/>
      <w:divBdr>
        <w:top w:val="none" w:sz="0" w:space="0" w:color="auto"/>
        <w:left w:val="none" w:sz="0" w:space="0" w:color="auto"/>
        <w:bottom w:val="none" w:sz="0" w:space="0" w:color="auto"/>
        <w:right w:val="none" w:sz="0" w:space="0" w:color="auto"/>
      </w:divBdr>
    </w:div>
    <w:div w:id="652031906">
      <w:bodyDiv w:val="1"/>
      <w:marLeft w:val="0"/>
      <w:marRight w:val="0"/>
      <w:marTop w:val="0"/>
      <w:marBottom w:val="0"/>
      <w:divBdr>
        <w:top w:val="none" w:sz="0" w:space="0" w:color="auto"/>
        <w:left w:val="none" w:sz="0" w:space="0" w:color="auto"/>
        <w:bottom w:val="none" w:sz="0" w:space="0" w:color="auto"/>
        <w:right w:val="none" w:sz="0" w:space="0" w:color="auto"/>
      </w:divBdr>
    </w:div>
    <w:div w:id="696732718">
      <w:bodyDiv w:val="1"/>
      <w:marLeft w:val="0"/>
      <w:marRight w:val="0"/>
      <w:marTop w:val="0"/>
      <w:marBottom w:val="0"/>
      <w:divBdr>
        <w:top w:val="none" w:sz="0" w:space="0" w:color="auto"/>
        <w:left w:val="none" w:sz="0" w:space="0" w:color="auto"/>
        <w:bottom w:val="none" w:sz="0" w:space="0" w:color="auto"/>
        <w:right w:val="none" w:sz="0" w:space="0" w:color="auto"/>
      </w:divBdr>
    </w:div>
    <w:div w:id="806775201">
      <w:bodyDiv w:val="1"/>
      <w:marLeft w:val="0"/>
      <w:marRight w:val="0"/>
      <w:marTop w:val="0"/>
      <w:marBottom w:val="0"/>
      <w:divBdr>
        <w:top w:val="none" w:sz="0" w:space="0" w:color="auto"/>
        <w:left w:val="none" w:sz="0" w:space="0" w:color="auto"/>
        <w:bottom w:val="none" w:sz="0" w:space="0" w:color="auto"/>
        <w:right w:val="none" w:sz="0" w:space="0" w:color="auto"/>
      </w:divBdr>
      <w:divsChild>
        <w:div w:id="2115661999">
          <w:blockQuote w:val="1"/>
          <w:marLeft w:val="720"/>
          <w:marRight w:val="720"/>
          <w:marTop w:val="100"/>
          <w:marBottom w:val="100"/>
          <w:divBdr>
            <w:top w:val="none" w:sz="0" w:space="0" w:color="auto"/>
            <w:left w:val="none" w:sz="0" w:space="0" w:color="auto"/>
            <w:bottom w:val="none" w:sz="0" w:space="0" w:color="auto"/>
            <w:right w:val="none" w:sz="0" w:space="0" w:color="auto"/>
          </w:divBdr>
        </w:div>
        <w:div w:id="428427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833802">
      <w:bodyDiv w:val="1"/>
      <w:marLeft w:val="0"/>
      <w:marRight w:val="0"/>
      <w:marTop w:val="0"/>
      <w:marBottom w:val="0"/>
      <w:divBdr>
        <w:top w:val="none" w:sz="0" w:space="0" w:color="auto"/>
        <w:left w:val="none" w:sz="0" w:space="0" w:color="auto"/>
        <w:bottom w:val="none" w:sz="0" w:space="0" w:color="auto"/>
        <w:right w:val="none" w:sz="0" w:space="0" w:color="auto"/>
      </w:divBdr>
    </w:div>
    <w:div w:id="837623911">
      <w:bodyDiv w:val="1"/>
      <w:marLeft w:val="0"/>
      <w:marRight w:val="0"/>
      <w:marTop w:val="0"/>
      <w:marBottom w:val="0"/>
      <w:divBdr>
        <w:top w:val="none" w:sz="0" w:space="0" w:color="auto"/>
        <w:left w:val="none" w:sz="0" w:space="0" w:color="auto"/>
        <w:bottom w:val="none" w:sz="0" w:space="0" w:color="auto"/>
        <w:right w:val="none" w:sz="0" w:space="0" w:color="auto"/>
      </w:divBdr>
    </w:div>
    <w:div w:id="888958798">
      <w:bodyDiv w:val="1"/>
      <w:marLeft w:val="0"/>
      <w:marRight w:val="0"/>
      <w:marTop w:val="0"/>
      <w:marBottom w:val="0"/>
      <w:divBdr>
        <w:top w:val="none" w:sz="0" w:space="0" w:color="auto"/>
        <w:left w:val="none" w:sz="0" w:space="0" w:color="auto"/>
        <w:bottom w:val="none" w:sz="0" w:space="0" w:color="auto"/>
        <w:right w:val="none" w:sz="0" w:space="0" w:color="auto"/>
      </w:divBdr>
    </w:div>
    <w:div w:id="913783917">
      <w:bodyDiv w:val="1"/>
      <w:marLeft w:val="0"/>
      <w:marRight w:val="0"/>
      <w:marTop w:val="0"/>
      <w:marBottom w:val="0"/>
      <w:divBdr>
        <w:top w:val="none" w:sz="0" w:space="0" w:color="auto"/>
        <w:left w:val="none" w:sz="0" w:space="0" w:color="auto"/>
        <w:bottom w:val="none" w:sz="0" w:space="0" w:color="auto"/>
        <w:right w:val="none" w:sz="0" w:space="0" w:color="auto"/>
      </w:divBdr>
      <w:divsChild>
        <w:div w:id="540286646">
          <w:marLeft w:val="0"/>
          <w:marRight w:val="0"/>
          <w:marTop w:val="0"/>
          <w:marBottom w:val="0"/>
          <w:divBdr>
            <w:top w:val="none" w:sz="0" w:space="0" w:color="auto"/>
            <w:left w:val="none" w:sz="0" w:space="0" w:color="auto"/>
            <w:bottom w:val="none" w:sz="0" w:space="0" w:color="auto"/>
            <w:right w:val="none" w:sz="0" w:space="0" w:color="auto"/>
          </w:divBdr>
          <w:divsChild>
            <w:div w:id="90283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67070">
      <w:bodyDiv w:val="1"/>
      <w:marLeft w:val="0"/>
      <w:marRight w:val="0"/>
      <w:marTop w:val="0"/>
      <w:marBottom w:val="0"/>
      <w:divBdr>
        <w:top w:val="none" w:sz="0" w:space="0" w:color="auto"/>
        <w:left w:val="none" w:sz="0" w:space="0" w:color="auto"/>
        <w:bottom w:val="none" w:sz="0" w:space="0" w:color="auto"/>
        <w:right w:val="none" w:sz="0" w:space="0" w:color="auto"/>
      </w:divBdr>
    </w:div>
    <w:div w:id="987171152">
      <w:bodyDiv w:val="1"/>
      <w:marLeft w:val="0"/>
      <w:marRight w:val="0"/>
      <w:marTop w:val="0"/>
      <w:marBottom w:val="0"/>
      <w:divBdr>
        <w:top w:val="none" w:sz="0" w:space="0" w:color="auto"/>
        <w:left w:val="none" w:sz="0" w:space="0" w:color="auto"/>
        <w:bottom w:val="none" w:sz="0" w:space="0" w:color="auto"/>
        <w:right w:val="none" w:sz="0" w:space="0" w:color="auto"/>
      </w:divBdr>
      <w:divsChild>
        <w:div w:id="483551644">
          <w:marLeft w:val="0"/>
          <w:marRight w:val="0"/>
          <w:marTop w:val="0"/>
          <w:marBottom w:val="0"/>
          <w:divBdr>
            <w:top w:val="none" w:sz="0" w:space="0" w:color="auto"/>
            <w:left w:val="none" w:sz="0" w:space="0" w:color="auto"/>
            <w:bottom w:val="none" w:sz="0" w:space="0" w:color="auto"/>
            <w:right w:val="none" w:sz="0" w:space="0" w:color="auto"/>
          </w:divBdr>
          <w:divsChild>
            <w:div w:id="165952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3102">
      <w:bodyDiv w:val="1"/>
      <w:marLeft w:val="0"/>
      <w:marRight w:val="0"/>
      <w:marTop w:val="0"/>
      <w:marBottom w:val="0"/>
      <w:divBdr>
        <w:top w:val="none" w:sz="0" w:space="0" w:color="auto"/>
        <w:left w:val="none" w:sz="0" w:space="0" w:color="auto"/>
        <w:bottom w:val="none" w:sz="0" w:space="0" w:color="auto"/>
        <w:right w:val="none" w:sz="0" w:space="0" w:color="auto"/>
      </w:divBdr>
    </w:div>
    <w:div w:id="1076972321">
      <w:bodyDiv w:val="1"/>
      <w:marLeft w:val="0"/>
      <w:marRight w:val="0"/>
      <w:marTop w:val="0"/>
      <w:marBottom w:val="0"/>
      <w:divBdr>
        <w:top w:val="none" w:sz="0" w:space="0" w:color="auto"/>
        <w:left w:val="none" w:sz="0" w:space="0" w:color="auto"/>
        <w:bottom w:val="none" w:sz="0" w:space="0" w:color="auto"/>
        <w:right w:val="none" w:sz="0" w:space="0" w:color="auto"/>
      </w:divBdr>
    </w:div>
    <w:div w:id="1111359612">
      <w:bodyDiv w:val="1"/>
      <w:marLeft w:val="0"/>
      <w:marRight w:val="0"/>
      <w:marTop w:val="0"/>
      <w:marBottom w:val="0"/>
      <w:divBdr>
        <w:top w:val="none" w:sz="0" w:space="0" w:color="auto"/>
        <w:left w:val="none" w:sz="0" w:space="0" w:color="auto"/>
        <w:bottom w:val="none" w:sz="0" w:space="0" w:color="auto"/>
        <w:right w:val="none" w:sz="0" w:space="0" w:color="auto"/>
      </w:divBdr>
    </w:div>
    <w:div w:id="1153914888">
      <w:bodyDiv w:val="1"/>
      <w:marLeft w:val="0"/>
      <w:marRight w:val="0"/>
      <w:marTop w:val="0"/>
      <w:marBottom w:val="0"/>
      <w:divBdr>
        <w:top w:val="none" w:sz="0" w:space="0" w:color="auto"/>
        <w:left w:val="none" w:sz="0" w:space="0" w:color="auto"/>
        <w:bottom w:val="none" w:sz="0" w:space="0" w:color="auto"/>
        <w:right w:val="none" w:sz="0" w:space="0" w:color="auto"/>
      </w:divBdr>
    </w:div>
    <w:div w:id="1184828809">
      <w:bodyDiv w:val="1"/>
      <w:marLeft w:val="0"/>
      <w:marRight w:val="0"/>
      <w:marTop w:val="0"/>
      <w:marBottom w:val="0"/>
      <w:divBdr>
        <w:top w:val="none" w:sz="0" w:space="0" w:color="auto"/>
        <w:left w:val="none" w:sz="0" w:space="0" w:color="auto"/>
        <w:bottom w:val="none" w:sz="0" w:space="0" w:color="auto"/>
        <w:right w:val="none" w:sz="0" w:space="0" w:color="auto"/>
      </w:divBdr>
    </w:div>
    <w:div w:id="1206064177">
      <w:bodyDiv w:val="1"/>
      <w:marLeft w:val="0"/>
      <w:marRight w:val="0"/>
      <w:marTop w:val="0"/>
      <w:marBottom w:val="0"/>
      <w:divBdr>
        <w:top w:val="none" w:sz="0" w:space="0" w:color="auto"/>
        <w:left w:val="none" w:sz="0" w:space="0" w:color="auto"/>
        <w:bottom w:val="none" w:sz="0" w:space="0" w:color="auto"/>
        <w:right w:val="none" w:sz="0" w:space="0" w:color="auto"/>
      </w:divBdr>
    </w:div>
    <w:div w:id="1272859662">
      <w:bodyDiv w:val="1"/>
      <w:marLeft w:val="0"/>
      <w:marRight w:val="0"/>
      <w:marTop w:val="0"/>
      <w:marBottom w:val="0"/>
      <w:divBdr>
        <w:top w:val="none" w:sz="0" w:space="0" w:color="auto"/>
        <w:left w:val="none" w:sz="0" w:space="0" w:color="auto"/>
        <w:bottom w:val="none" w:sz="0" w:space="0" w:color="auto"/>
        <w:right w:val="none" w:sz="0" w:space="0" w:color="auto"/>
      </w:divBdr>
    </w:div>
    <w:div w:id="1319191711">
      <w:bodyDiv w:val="1"/>
      <w:marLeft w:val="0"/>
      <w:marRight w:val="0"/>
      <w:marTop w:val="0"/>
      <w:marBottom w:val="0"/>
      <w:divBdr>
        <w:top w:val="none" w:sz="0" w:space="0" w:color="auto"/>
        <w:left w:val="none" w:sz="0" w:space="0" w:color="auto"/>
        <w:bottom w:val="none" w:sz="0" w:space="0" w:color="auto"/>
        <w:right w:val="none" w:sz="0" w:space="0" w:color="auto"/>
      </w:divBdr>
    </w:div>
    <w:div w:id="1373965676">
      <w:bodyDiv w:val="1"/>
      <w:marLeft w:val="0"/>
      <w:marRight w:val="0"/>
      <w:marTop w:val="0"/>
      <w:marBottom w:val="0"/>
      <w:divBdr>
        <w:top w:val="none" w:sz="0" w:space="0" w:color="auto"/>
        <w:left w:val="none" w:sz="0" w:space="0" w:color="auto"/>
        <w:bottom w:val="none" w:sz="0" w:space="0" w:color="auto"/>
        <w:right w:val="none" w:sz="0" w:space="0" w:color="auto"/>
      </w:divBdr>
    </w:div>
    <w:div w:id="1405640158">
      <w:bodyDiv w:val="1"/>
      <w:marLeft w:val="0"/>
      <w:marRight w:val="0"/>
      <w:marTop w:val="0"/>
      <w:marBottom w:val="0"/>
      <w:divBdr>
        <w:top w:val="none" w:sz="0" w:space="0" w:color="auto"/>
        <w:left w:val="none" w:sz="0" w:space="0" w:color="auto"/>
        <w:bottom w:val="none" w:sz="0" w:space="0" w:color="auto"/>
        <w:right w:val="none" w:sz="0" w:space="0" w:color="auto"/>
      </w:divBdr>
    </w:div>
    <w:div w:id="1411653350">
      <w:bodyDiv w:val="1"/>
      <w:marLeft w:val="0"/>
      <w:marRight w:val="0"/>
      <w:marTop w:val="0"/>
      <w:marBottom w:val="0"/>
      <w:divBdr>
        <w:top w:val="none" w:sz="0" w:space="0" w:color="auto"/>
        <w:left w:val="none" w:sz="0" w:space="0" w:color="auto"/>
        <w:bottom w:val="none" w:sz="0" w:space="0" w:color="auto"/>
        <w:right w:val="none" w:sz="0" w:space="0" w:color="auto"/>
      </w:divBdr>
    </w:div>
    <w:div w:id="1432430536">
      <w:bodyDiv w:val="1"/>
      <w:marLeft w:val="0"/>
      <w:marRight w:val="0"/>
      <w:marTop w:val="0"/>
      <w:marBottom w:val="0"/>
      <w:divBdr>
        <w:top w:val="none" w:sz="0" w:space="0" w:color="auto"/>
        <w:left w:val="none" w:sz="0" w:space="0" w:color="auto"/>
        <w:bottom w:val="none" w:sz="0" w:space="0" w:color="auto"/>
        <w:right w:val="none" w:sz="0" w:space="0" w:color="auto"/>
      </w:divBdr>
    </w:div>
    <w:div w:id="1483353420">
      <w:bodyDiv w:val="1"/>
      <w:marLeft w:val="0"/>
      <w:marRight w:val="0"/>
      <w:marTop w:val="0"/>
      <w:marBottom w:val="0"/>
      <w:divBdr>
        <w:top w:val="none" w:sz="0" w:space="0" w:color="auto"/>
        <w:left w:val="none" w:sz="0" w:space="0" w:color="auto"/>
        <w:bottom w:val="none" w:sz="0" w:space="0" w:color="auto"/>
        <w:right w:val="none" w:sz="0" w:space="0" w:color="auto"/>
      </w:divBdr>
    </w:div>
    <w:div w:id="1483935593">
      <w:bodyDiv w:val="1"/>
      <w:marLeft w:val="0"/>
      <w:marRight w:val="0"/>
      <w:marTop w:val="0"/>
      <w:marBottom w:val="0"/>
      <w:divBdr>
        <w:top w:val="none" w:sz="0" w:space="0" w:color="auto"/>
        <w:left w:val="none" w:sz="0" w:space="0" w:color="auto"/>
        <w:bottom w:val="none" w:sz="0" w:space="0" w:color="auto"/>
        <w:right w:val="none" w:sz="0" w:space="0" w:color="auto"/>
      </w:divBdr>
    </w:div>
    <w:div w:id="1484930607">
      <w:bodyDiv w:val="1"/>
      <w:marLeft w:val="0"/>
      <w:marRight w:val="0"/>
      <w:marTop w:val="0"/>
      <w:marBottom w:val="0"/>
      <w:divBdr>
        <w:top w:val="none" w:sz="0" w:space="0" w:color="auto"/>
        <w:left w:val="none" w:sz="0" w:space="0" w:color="auto"/>
        <w:bottom w:val="none" w:sz="0" w:space="0" w:color="auto"/>
        <w:right w:val="none" w:sz="0" w:space="0" w:color="auto"/>
      </w:divBdr>
    </w:div>
    <w:div w:id="1539393550">
      <w:bodyDiv w:val="1"/>
      <w:marLeft w:val="0"/>
      <w:marRight w:val="0"/>
      <w:marTop w:val="0"/>
      <w:marBottom w:val="0"/>
      <w:divBdr>
        <w:top w:val="none" w:sz="0" w:space="0" w:color="auto"/>
        <w:left w:val="none" w:sz="0" w:space="0" w:color="auto"/>
        <w:bottom w:val="none" w:sz="0" w:space="0" w:color="auto"/>
        <w:right w:val="none" w:sz="0" w:space="0" w:color="auto"/>
      </w:divBdr>
    </w:div>
    <w:div w:id="1555653075">
      <w:bodyDiv w:val="1"/>
      <w:marLeft w:val="0"/>
      <w:marRight w:val="0"/>
      <w:marTop w:val="0"/>
      <w:marBottom w:val="0"/>
      <w:divBdr>
        <w:top w:val="none" w:sz="0" w:space="0" w:color="auto"/>
        <w:left w:val="none" w:sz="0" w:space="0" w:color="auto"/>
        <w:bottom w:val="none" w:sz="0" w:space="0" w:color="auto"/>
        <w:right w:val="none" w:sz="0" w:space="0" w:color="auto"/>
      </w:divBdr>
    </w:div>
    <w:div w:id="1586648848">
      <w:bodyDiv w:val="1"/>
      <w:marLeft w:val="0"/>
      <w:marRight w:val="0"/>
      <w:marTop w:val="0"/>
      <w:marBottom w:val="0"/>
      <w:divBdr>
        <w:top w:val="none" w:sz="0" w:space="0" w:color="auto"/>
        <w:left w:val="none" w:sz="0" w:space="0" w:color="auto"/>
        <w:bottom w:val="none" w:sz="0" w:space="0" w:color="auto"/>
        <w:right w:val="none" w:sz="0" w:space="0" w:color="auto"/>
      </w:divBdr>
    </w:div>
    <w:div w:id="1618484054">
      <w:bodyDiv w:val="1"/>
      <w:marLeft w:val="0"/>
      <w:marRight w:val="0"/>
      <w:marTop w:val="0"/>
      <w:marBottom w:val="0"/>
      <w:divBdr>
        <w:top w:val="none" w:sz="0" w:space="0" w:color="auto"/>
        <w:left w:val="none" w:sz="0" w:space="0" w:color="auto"/>
        <w:bottom w:val="none" w:sz="0" w:space="0" w:color="auto"/>
        <w:right w:val="none" w:sz="0" w:space="0" w:color="auto"/>
      </w:divBdr>
    </w:div>
    <w:div w:id="1644773090">
      <w:bodyDiv w:val="1"/>
      <w:marLeft w:val="0"/>
      <w:marRight w:val="0"/>
      <w:marTop w:val="0"/>
      <w:marBottom w:val="0"/>
      <w:divBdr>
        <w:top w:val="none" w:sz="0" w:space="0" w:color="auto"/>
        <w:left w:val="none" w:sz="0" w:space="0" w:color="auto"/>
        <w:bottom w:val="none" w:sz="0" w:space="0" w:color="auto"/>
        <w:right w:val="none" w:sz="0" w:space="0" w:color="auto"/>
      </w:divBdr>
    </w:div>
    <w:div w:id="1679773590">
      <w:bodyDiv w:val="1"/>
      <w:marLeft w:val="0"/>
      <w:marRight w:val="0"/>
      <w:marTop w:val="0"/>
      <w:marBottom w:val="0"/>
      <w:divBdr>
        <w:top w:val="none" w:sz="0" w:space="0" w:color="auto"/>
        <w:left w:val="none" w:sz="0" w:space="0" w:color="auto"/>
        <w:bottom w:val="none" w:sz="0" w:space="0" w:color="auto"/>
        <w:right w:val="none" w:sz="0" w:space="0" w:color="auto"/>
      </w:divBdr>
    </w:div>
    <w:div w:id="1826236041">
      <w:bodyDiv w:val="1"/>
      <w:marLeft w:val="0"/>
      <w:marRight w:val="0"/>
      <w:marTop w:val="0"/>
      <w:marBottom w:val="0"/>
      <w:divBdr>
        <w:top w:val="none" w:sz="0" w:space="0" w:color="auto"/>
        <w:left w:val="none" w:sz="0" w:space="0" w:color="auto"/>
        <w:bottom w:val="none" w:sz="0" w:space="0" w:color="auto"/>
        <w:right w:val="none" w:sz="0" w:space="0" w:color="auto"/>
      </w:divBdr>
    </w:div>
    <w:div w:id="1827671803">
      <w:bodyDiv w:val="1"/>
      <w:marLeft w:val="0"/>
      <w:marRight w:val="0"/>
      <w:marTop w:val="0"/>
      <w:marBottom w:val="0"/>
      <w:divBdr>
        <w:top w:val="none" w:sz="0" w:space="0" w:color="auto"/>
        <w:left w:val="none" w:sz="0" w:space="0" w:color="auto"/>
        <w:bottom w:val="none" w:sz="0" w:space="0" w:color="auto"/>
        <w:right w:val="none" w:sz="0" w:space="0" w:color="auto"/>
      </w:divBdr>
    </w:div>
    <w:div w:id="1836341893">
      <w:bodyDiv w:val="1"/>
      <w:marLeft w:val="0"/>
      <w:marRight w:val="0"/>
      <w:marTop w:val="0"/>
      <w:marBottom w:val="0"/>
      <w:divBdr>
        <w:top w:val="none" w:sz="0" w:space="0" w:color="auto"/>
        <w:left w:val="none" w:sz="0" w:space="0" w:color="auto"/>
        <w:bottom w:val="none" w:sz="0" w:space="0" w:color="auto"/>
        <w:right w:val="none" w:sz="0" w:space="0" w:color="auto"/>
      </w:divBdr>
    </w:div>
    <w:div w:id="1837767111">
      <w:bodyDiv w:val="1"/>
      <w:marLeft w:val="0"/>
      <w:marRight w:val="0"/>
      <w:marTop w:val="0"/>
      <w:marBottom w:val="0"/>
      <w:divBdr>
        <w:top w:val="none" w:sz="0" w:space="0" w:color="auto"/>
        <w:left w:val="none" w:sz="0" w:space="0" w:color="auto"/>
        <w:bottom w:val="none" w:sz="0" w:space="0" w:color="auto"/>
        <w:right w:val="none" w:sz="0" w:space="0" w:color="auto"/>
      </w:divBdr>
      <w:divsChild>
        <w:div w:id="645933977">
          <w:blockQuote w:val="1"/>
          <w:marLeft w:val="720"/>
          <w:marRight w:val="720"/>
          <w:marTop w:val="100"/>
          <w:marBottom w:val="100"/>
          <w:divBdr>
            <w:top w:val="none" w:sz="0" w:space="0" w:color="auto"/>
            <w:left w:val="none" w:sz="0" w:space="0" w:color="auto"/>
            <w:bottom w:val="none" w:sz="0" w:space="0" w:color="auto"/>
            <w:right w:val="none" w:sz="0" w:space="0" w:color="auto"/>
          </w:divBdr>
        </w:div>
        <w:div w:id="722099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404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773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972689">
      <w:bodyDiv w:val="1"/>
      <w:marLeft w:val="0"/>
      <w:marRight w:val="0"/>
      <w:marTop w:val="0"/>
      <w:marBottom w:val="0"/>
      <w:divBdr>
        <w:top w:val="none" w:sz="0" w:space="0" w:color="auto"/>
        <w:left w:val="none" w:sz="0" w:space="0" w:color="auto"/>
        <w:bottom w:val="none" w:sz="0" w:space="0" w:color="auto"/>
        <w:right w:val="none" w:sz="0" w:space="0" w:color="auto"/>
      </w:divBdr>
      <w:divsChild>
        <w:div w:id="1982727701">
          <w:marLeft w:val="0"/>
          <w:marRight w:val="0"/>
          <w:marTop w:val="0"/>
          <w:marBottom w:val="0"/>
          <w:divBdr>
            <w:top w:val="none" w:sz="0" w:space="0" w:color="auto"/>
            <w:left w:val="none" w:sz="0" w:space="0" w:color="auto"/>
            <w:bottom w:val="none" w:sz="0" w:space="0" w:color="auto"/>
            <w:right w:val="none" w:sz="0" w:space="0" w:color="auto"/>
          </w:divBdr>
          <w:divsChild>
            <w:div w:id="757679202">
              <w:marLeft w:val="0"/>
              <w:marRight w:val="0"/>
              <w:marTop w:val="0"/>
              <w:marBottom w:val="0"/>
              <w:divBdr>
                <w:top w:val="none" w:sz="0" w:space="0" w:color="auto"/>
                <w:left w:val="none" w:sz="0" w:space="0" w:color="auto"/>
                <w:bottom w:val="none" w:sz="0" w:space="0" w:color="auto"/>
                <w:right w:val="none" w:sz="0" w:space="0" w:color="auto"/>
              </w:divBdr>
            </w:div>
          </w:divsChild>
        </w:div>
        <w:div w:id="478838224">
          <w:marLeft w:val="0"/>
          <w:marRight w:val="0"/>
          <w:marTop w:val="0"/>
          <w:marBottom w:val="0"/>
          <w:divBdr>
            <w:top w:val="none" w:sz="0" w:space="0" w:color="auto"/>
            <w:left w:val="none" w:sz="0" w:space="0" w:color="auto"/>
            <w:bottom w:val="none" w:sz="0" w:space="0" w:color="auto"/>
            <w:right w:val="none" w:sz="0" w:space="0" w:color="auto"/>
          </w:divBdr>
          <w:divsChild>
            <w:div w:id="1684819277">
              <w:marLeft w:val="0"/>
              <w:marRight w:val="0"/>
              <w:marTop w:val="0"/>
              <w:marBottom w:val="0"/>
              <w:divBdr>
                <w:top w:val="none" w:sz="0" w:space="0" w:color="auto"/>
                <w:left w:val="none" w:sz="0" w:space="0" w:color="auto"/>
                <w:bottom w:val="none" w:sz="0" w:space="0" w:color="auto"/>
                <w:right w:val="none" w:sz="0" w:space="0" w:color="auto"/>
              </w:divBdr>
            </w:div>
          </w:divsChild>
        </w:div>
        <w:div w:id="1845394589">
          <w:marLeft w:val="0"/>
          <w:marRight w:val="0"/>
          <w:marTop w:val="0"/>
          <w:marBottom w:val="0"/>
          <w:divBdr>
            <w:top w:val="none" w:sz="0" w:space="0" w:color="auto"/>
            <w:left w:val="none" w:sz="0" w:space="0" w:color="auto"/>
            <w:bottom w:val="none" w:sz="0" w:space="0" w:color="auto"/>
            <w:right w:val="none" w:sz="0" w:space="0" w:color="auto"/>
          </w:divBdr>
          <w:divsChild>
            <w:div w:id="1347631514">
              <w:marLeft w:val="0"/>
              <w:marRight w:val="0"/>
              <w:marTop w:val="0"/>
              <w:marBottom w:val="0"/>
              <w:divBdr>
                <w:top w:val="none" w:sz="0" w:space="0" w:color="auto"/>
                <w:left w:val="none" w:sz="0" w:space="0" w:color="auto"/>
                <w:bottom w:val="none" w:sz="0" w:space="0" w:color="auto"/>
                <w:right w:val="none" w:sz="0" w:space="0" w:color="auto"/>
              </w:divBdr>
            </w:div>
          </w:divsChild>
        </w:div>
        <w:div w:id="517502984">
          <w:marLeft w:val="0"/>
          <w:marRight w:val="0"/>
          <w:marTop w:val="0"/>
          <w:marBottom w:val="0"/>
          <w:divBdr>
            <w:top w:val="none" w:sz="0" w:space="0" w:color="auto"/>
            <w:left w:val="none" w:sz="0" w:space="0" w:color="auto"/>
            <w:bottom w:val="none" w:sz="0" w:space="0" w:color="auto"/>
            <w:right w:val="none" w:sz="0" w:space="0" w:color="auto"/>
          </w:divBdr>
          <w:divsChild>
            <w:div w:id="13415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84061">
      <w:bodyDiv w:val="1"/>
      <w:marLeft w:val="0"/>
      <w:marRight w:val="0"/>
      <w:marTop w:val="0"/>
      <w:marBottom w:val="0"/>
      <w:divBdr>
        <w:top w:val="none" w:sz="0" w:space="0" w:color="auto"/>
        <w:left w:val="none" w:sz="0" w:space="0" w:color="auto"/>
        <w:bottom w:val="none" w:sz="0" w:space="0" w:color="auto"/>
        <w:right w:val="none" w:sz="0" w:space="0" w:color="auto"/>
      </w:divBdr>
    </w:div>
    <w:div w:id="2036423473">
      <w:bodyDiv w:val="1"/>
      <w:marLeft w:val="0"/>
      <w:marRight w:val="0"/>
      <w:marTop w:val="0"/>
      <w:marBottom w:val="0"/>
      <w:divBdr>
        <w:top w:val="none" w:sz="0" w:space="0" w:color="auto"/>
        <w:left w:val="none" w:sz="0" w:space="0" w:color="auto"/>
        <w:bottom w:val="none" w:sz="0" w:space="0" w:color="auto"/>
        <w:right w:val="none" w:sz="0" w:space="0" w:color="auto"/>
      </w:divBdr>
    </w:div>
    <w:div w:id="2067071624">
      <w:bodyDiv w:val="1"/>
      <w:marLeft w:val="0"/>
      <w:marRight w:val="0"/>
      <w:marTop w:val="0"/>
      <w:marBottom w:val="0"/>
      <w:divBdr>
        <w:top w:val="none" w:sz="0" w:space="0" w:color="auto"/>
        <w:left w:val="none" w:sz="0" w:space="0" w:color="auto"/>
        <w:bottom w:val="none" w:sz="0" w:space="0" w:color="auto"/>
        <w:right w:val="none" w:sz="0" w:space="0" w:color="auto"/>
      </w:divBdr>
    </w:div>
    <w:div w:id="2111001956">
      <w:bodyDiv w:val="1"/>
      <w:marLeft w:val="0"/>
      <w:marRight w:val="0"/>
      <w:marTop w:val="0"/>
      <w:marBottom w:val="0"/>
      <w:divBdr>
        <w:top w:val="none" w:sz="0" w:space="0" w:color="auto"/>
        <w:left w:val="none" w:sz="0" w:space="0" w:color="auto"/>
        <w:bottom w:val="none" w:sz="0" w:space="0" w:color="auto"/>
        <w:right w:val="none" w:sz="0" w:space="0" w:color="auto"/>
      </w:divBdr>
    </w:div>
    <w:div w:id="2113432967">
      <w:bodyDiv w:val="1"/>
      <w:marLeft w:val="0"/>
      <w:marRight w:val="0"/>
      <w:marTop w:val="0"/>
      <w:marBottom w:val="0"/>
      <w:divBdr>
        <w:top w:val="none" w:sz="0" w:space="0" w:color="auto"/>
        <w:left w:val="none" w:sz="0" w:space="0" w:color="auto"/>
        <w:bottom w:val="none" w:sz="0" w:space="0" w:color="auto"/>
        <w:right w:val="none" w:sz="0" w:space="0" w:color="auto"/>
      </w:divBdr>
    </w:div>
    <w:div w:id="2120683755">
      <w:bodyDiv w:val="1"/>
      <w:marLeft w:val="0"/>
      <w:marRight w:val="0"/>
      <w:marTop w:val="0"/>
      <w:marBottom w:val="0"/>
      <w:divBdr>
        <w:top w:val="none" w:sz="0" w:space="0" w:color="auto"/>
        <w:left w:val="none" w:sz="0" w:space="0" w:color="auto"/>
        <w:bottom w:val="none" w:sz="0" w:space="0" w:color="auto"/>
        <w:right w:val="none" w:sz="0" w:space="0" w:color="auto"/>
      </w:divBdr>
    </w:div>
    <w:div w:id="2146968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9R0iYPsR6T3ZwyVgWmpzLTCv0w==">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2D8A9D-CC57-4519-AEE4-CAC8566F4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2606</Words>
  <Characters>14074</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FEBAVE</dc:creator>
  <cp:lastModifiedBy>Simone Martins</cp:lastModifiedBy>
  <cp:revision>3</cp:revision>
  <dcterms:created xsi:type="dcterms:W3CDTF">2026-08-31T19:43:00Z</dcterms:created>
  <dcterms:modified xsi:type="dcterms:W3CDTF">2026-08-31T19:50:00Z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id="61XgLl9D"/&gt;&lt;style id="http://www.zotero.org/styles/associacao-brasileira-de-normas-tecnicas" hasBibliography="1" bibliographyStyleHasBeenSet="1"/&gt;&lt;prefs&gt;&lt;pref name="fieldType" value="Field"/&gt;&lt;/pre</vt:lpwstr>
  </property>
  <property fmtid="{D5CDD505-2E9C-101B-9397-08002B2CF9AE}" pid="3" name="ZOTERO_PREF_2">
    <vt:lpwstr>fs&gt;&lt;/data&gt;</vt:lpwstr>
  </property>
  <property fmtid="{D5CDD505-2E9C-101B-9397-08002B2CF9AE}" pid="4" name="GrammarlyDocumentId">
    <vt:lpwstr>4db42037-1f20-40bb-89e5-cca2f56d49b0</vt:lpwstr>
  </property>
</Properties>
</file>