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7AC3F" w14:textId="77777777" w:rsidR="00170137" w:rsidRDefault="00170137">
      <w:pPr>
        <w:jc w:val="center"/>
      </w:pPr>
    </w:p>
    <w:p w14:paraId="09A7EA9F" w14:textId="77777777" w:rsidR="00170137" w:rsidRDefault="00170137">
      <w:pPr>
        <w:jc w:val="center"/>
      </w:pPr>
    </w:p>
    <w:p w14:paraId="09E0814C"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UNIVERSIDADE FEDERAL FLUMINENSE</w:t>
      </w:r>
    </w:p>
    <w:p w14:paraId="04CD088B"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HILTON DOS SANTOS HOMEM</w:t>
      </w:r>
    </w:p>
    <w:p w14:paraId="48CD7E5C" w14:textId="77777777" w:rsidR="00170137" w:rsidRDefault="00170137">
      <w:pPr>
        <w:pBdr>
          <w:top w:val="nil"/>
          <w:left w:val="nil"/>
          <w:bottom w:val="nil"/>
          <w:right w:val="nil"/>
          <w:between w:val="nil"/>
        </w:pBdr>
        <w:jc w:val="center"/>
        <w:rPr>
          <w:b/>
          <w:bCs/>
          <w:color w:val="000000"/>
          <w:sz w:val="28"/>
          <w:szCs w:val="28"/>
        </w:rPr>
      </w:pPr>
    </w:p>
    <w:p w14:paraId="0E755C4D" w14:textId="77777777" w:rsidR="00170137" w:rsidRDefault="00170137">
      <w:pPr>
        <w:pBdr>
          <w:top w:val="nil"/>
          <w:left w:val="nil"/>
          <w:bottom w:val="nil"/>
          <w:right w:val="nil"/>
          <w:between w:val="nil"/>
        </w:pBdr>
        <w:jc w:val="center"/>
        <w:rPr>
          <w:b/>
          <w:bCs/>
          <w:color w:val="000000"/>
          <w:sz w:val="28"/>
          <w:szCs w:val="28"/>
        </w:rPr>
      </w:pPr>
    </w:p>
    <w:p w14:paraId="4762B763" w14:textId="77777777" w:rsidR="00170137" w:rsidRDefault="00170137">
      <w:pPr>
        <w:pBdr>
          <w:top w:val="nil"/>
          <w:left w:val="nil"/>
          <w:bottom w:val="nil"/>
          <w:right w:val="nil"/>
          <w:between w:val="nil"/>
        </w:pBdr>
        <w:jc w:val="center"/>
        <w:rPr>
          <w:b/>
          <w:bCs/>
          <w:color w:val="000000"/>
          <w:sz w:val="28"/>
          <w:szCs w:val="28"/>
        </w:rPr>
      </w:pPr>
    </w:p>
    <w:p w14:paraId="31221A65" w14:textId="77777777" w:rsidR="00170137" w:rsidRDefault="00170137">
      <w:pPr>
        <w:pBdr>
          <w:top w:val="nil"/>
          <w:left w:val="nil"/>
          <w:bottom w:val="nil"/>
          <w:right w:val="nil"/>
          <w:between w:val="nil"/>
        </w:pBdr>
        <w:jc w:val="center"/>
        <w:rPr>
          <w:b/>
          <w:bCs/>
          <w:color w:val="000000"/>
          <w:sz w:val="28"/>
          <w:szCs w:val="28"/>
        </w:rPr>
      </w:pPr>
    </w:p>
    <w:p w14:paraId="045B6ED6" w14:textId="77777777" w:rsidR="00170137" w:rsidRDefault="00170137">
      <w:pPr>
        <w:pBdr>
          <w:top w:val="nil"/>
          <w:left w:val="nil"/>
          <w:bottom w:val="nil"/>
          <w:right w:val="nil"/>
          <w:between w:val="nil"/>
        </w:pBdr>
        <w:jc w:val="center"/>
        <w:rPr>
          <w:b/>
          <w:bCs/>
          <w:color w:val="000000"/>
          <w:sz w:val="28"/>
          <w:szCs w:val="28"/>
        </w:rPr>
      </w:pPr>
    </w:p>
    <w:p w14:paraId="42B7A890" w14:textId="77777777" w:rsidR="00170137" w:rsidRDefault="00170137">
      <w:pPr>
        <w:pBdr>
          <w:top w:val="nil"/>
          <w:left w:val="nil"/>
          <w:bottom w:val="nil"/>
          <w:right w:val="nil"/>
          <w:between w:val="nil"/>
        </w:pBdr>
        <w:jc w:val="center"/>
        <w:rPr>
          <w:b/>
          <w:bCs/>
          <w:color w:val="000000"/>
          <w:sz w:val="28"/>
          <w:szCs w:val="28"/>
        </w:rPr>
      </w:pPr>
    </w:p>
    <w:p w14:paraId="1ACA6538" w14:textId="77777777" w:rsidR="00170137" w:rsidRDefault="00170137">
      <w:pPr>
        <w:pBdr>
          <w:top w:val="nil"/>
          <w:left w:val="nil"/>
          <w:bottom w:val="nil"/>
          <w:right w:val="nil"/>
          <w:between w:val="nil"/>
        </w:pBdr>
        <w:jc w:val="center"/>
        <w:rPr>
          <w:b/>
          <w:bCs/>
          <w:color w:val="000000"/>
          <w:sz w:val="28"/>
          <w:szCs w:val="28"/>
        </w:rPr>
      </w:pPr>
    </w:p>
    <w:p w14:paraId="6199E511" w14:textId="77777777" w:rsidR="00170137" w:rsidRDefault="00170137">
      <w:pPr>
        <w:pBdr>
          <w:top w:val="nil"/>
          <w:left w:val="nil"/>
          <w:bottom w:val="nil"/>
          <w:right w:val="nil"/>
          <w:between w:val="nil"/>
        </w:pBdr>
        <w:jc w:val="center"/>
        <w:rPr>
          <w:b/>
          <w:bCs/>
          <w:color w:val="000000"/>
          <w:sz w:val="28"/>
          <w:szCs w:val="28"/>
        </w:rPr>
      </w:pPr>
    </w:p>
    <w:p w14:paraId="67F5A134" w14:textId="77777777" w:rsidR="00170137" w:rsidRDefault="00170137">
      <w:pPr>
        <w:pBdr>
          <w:top w:val="nil"/>
          <w:left w:val="nil"/>
          <w:bottom w:val="nil"/>
          <w:right w:val="nil"/>
          <w:between w:val="nil"/>
        </w:pBdr>
        <w:jc w:val="center"/>
        <w:rPr>
          <w:b/>
          <w:bCs/>
          <w:color w:val="000000"/>
          <w:sz w:val="28"/>
          <w:szCs w:val="28"/>
        </w:rPr>
      </w:pPr>
    </w:p>
    <w:p w14:paraId="55363489" w14:textId="77777777" w:rsidR="00170137" w:rsidRDefault="00170137">
      <w:pPr>
        <w:pBdr>
          <w:top w:val="nil"/>
          <w:left w:val="nil"/>
          <w:bottom w:val="nil"/>
          <w:right w:val="nil"/>
          <w:between w:val="nil"/>
        </w:pBdr>
        <w:jc w:val="center"/>
        <w:rPr>
          <w:b/>
          <w:bCs/>
          <w:color w:val="000000"/>
          <w:sz w:val="28"/>
          <w:szCs w:val="28"/>
        </w:rPr>
      </w:pPr>
    </w:p>
    <w:p w14:paraId="1B8A5426" w14:textId="77777777" w:rsidR="00170137" w:rsidRDefault="00170137">
      <w:pPr>
        <w:pBdr>
          <w:top w:val="nil"/>
          <w:left w:val="nil"/>
          <w:bottom w:val="nil"/>
          <w:right w:val="nil"/>
          <w:between w:val="nil"/>
        </w:pBdr>
        <w:jc w:val="center"/>
        <w:rPr>
          <w:b/>
          <w:bCs/>
          <w:color w:val="000000"/>
          <w:sz w:val="28"/>
          <w:szCs w:val="28"/>
        </w:rPr>
      </w:pPr>
    </w:p>
    <w:p w14:paraId="24CAEA42" w14:textId="77777777" w:rsidR="00170137" w:rsidRDefault="001B5730">
      <w:pPr>
        <w:pBdr>
          <w:top w:val="nil"/>
          <w:left w:val="nil"/>
          <w:bottom w:val="nil"/>
          <w:right w:val="nil"/>
          <w:between w:val="nil"/>
        </w:pBdr>
        <w:jc w:val="center"/>
        <w:rPr>
          <w:b/>
          <w:bCs/>
          <w:color w:val="000000"/>
          <w:sz w:val="28"/>
          <w:szCs w:val="28"/>
        </w:rPr>
      </w:pPr>
      <w:r>
        <w:rPr>
          <w:b/>
          <w:bCs/>
          <w:sz w:val="28"/>
          <w:szCs w:val="28"/>
        </w:rPr>
        <w:t>DESENVOLVIMENTO DE INTERFACE DE USUÁRIO PARA APLICATIVO DE ALOCAÇÃO DE ATLETAS DE REMO</w:t>
      </w:r>
    </w:p>
    <w:p w14:paraId="17899F26" w14:textId="77777777" w:rsidR="00170137" w:rsidRDefault="00170137">
      <w:pPr>
        <w:pBdr>
          <w:top w:val="nil"/>
          <w:left w:val="nil"/>
          <w:bottom w:val="nil"/>
          <w:right w:val="nil"/>
          <w:between w:val="nil"/>
        </w:pBdr>
        <w:jc w:val="center"/>
        <w:rPr>
          <w:b/>
          <w:bCs/>
          <w:color w:val="000000"/>
          <w:sz w:val="28"/>
          <w:szCs w:val="28"/>
        </w:rPr>
      </w:pPr>
    </w:p>
    <w:p w14:paraId="15AB3EFD" w14:textId="77777777" w:rsidR="00170137" w:rsidRDefault="00170137">
      <w:pPr>
        <w:pBdr>
          <w:top w:val="nil"/>
          <w:left w:val="nil"/>
          <w:bottom w:val="nil"/>
          <w:right w:val="nil"/>
          <w:between w:val="nil"/>
        </w:pBdr>
        <w:jc w:val="center"/>
        <w:rPr>
          <w:b/>
          <w:bCs/>
          <w:color w:val="000000"/>
          <w:sz w:val="28"/>
          <w:szCs w:val="28"/>
        </w:rPr>
      </w:pPr>
    </w:p>
    <w:p w14:paraId="659C1CA4" w14:textId="77777777" w:rsidR="00170137" w:rsidRDefault="00170137">
      <w:pPr>
        <w:pBdr>
          <w:top w:val="nil"/>
          <w:left w:val="nil"/>
          <w:bottom w:val="nil"/>
          <w:right w:val="nil"/>
          <w:between w:val="nil"/>
        </w:pBdr>
        <w:jc w:val="center"/>
        <w:rPr>
          <w:b/>
          <w:bCs/>
          <w:color w:val="000000"/>
          <w:sz w:val="28"/>
          <w:szCs w:val="28"/>
        </w:rPr>
      </w:pPr>
    </w:p>
    <w:p w14:paraId="3103AA47" w14:textId="77777777" w:rsidR="00170137" w:rsidRDefault="00170137">
      <w:pPr>
        <w:pBdr>
          <w:top w:val="nil"/>
          <w:left w:val="nil"/>
          <w:bottom w:val="nil"/>
          <w:right w:val="nil"/>
          <w:between w:val="nil"/>
        </w:pBdr>
        <w:jc w:val="center"/>
        <w:rPr>
          <w:b/>
          <w:bCs/>
          <w:color w:val="000000"/>
          <w:sz w:val="28"/>
          <w:szCs w:val="28"/>
        </w:rPr>
      </w:pPr>
    </w:p>
    <w:p w14:paraId="74A83271" w14:textId="77777777" w:rsidR="00170137" w:rsidRDefault="00170137">
      <w:pPr>
        <w:pBdr>
          <w:top w:val="nil"/>
          <w:left w:val="nil"/>
          <w:bottom w:val="nil"/>
          <w:right w:val="nil"/>
          <w:between w:val="nil"/>
        </w:pBdr>
        <w:jc w:val="center"/>
        <w:rPr>
          <w:b/>
          <w:bCs/>
          <w:color w:val="000000"/>
          <w:sz w:val="28"/>
          <w:szCs w:val="28"/>
        </w:rPr>
      </w:pPr>
    </w:p>
    <w:p w14:paraId="73A41248" w14:textId="77777777" w:rsidR="00170137" w:rsidRDefault="00170137">
      <w:pPr>
        <w:pBdr>
          <w:top w:val="nil"/>
          <w:left w:val="nil"/>
          <w:bottom w:val="nil"/>
          <w:right w:val="nil"/>
          <w:between w:val="nil"/>
        </w:pBdr>
        <w:jc w:val="center"/>
        <w:rPr>
          <w:b/>
          <w:bCs/>
          <w:color w:val="000000"/>
          <w:sz w:val="28"/>
          <w:szCs w:val="28"/>
        </w:rPr>
      </w:pPr>
    </w:p>
    <w:p w14:paraId="785E5076" w14:textId="77777777" w:rsidR="00170137" w:rsidRDefault="00170137">
      <w:pPr>
        <w:pBdr>
          <w:top w:val="nil"/>
          <w:left w:val="nil"/>
          <w:bottom w:val="nil"/>
          <w:right w:val="nil"/>
          <w:between w:val="nil"/>
        </w:pBdr>
        <w:jc w:val="center"/>
        <w:rPr>
          <w:b/>
          <w:bCs/>
          <w:color w:val="000000"/>
          <w:sz w:val="28"/>
          <w:szCs w:val="28"/>
        </w:rPr>
      </w:pPr>
    </w:p>
    <w:p w14:paraId="5541A5E5" w14:textId="77777777" w:rsidR="00170137" w:rsidRDefault="00170137">
      <w:pPr>
        <w:pBdr>
          <w:top w:val="nil"/>
          <w:left w:val="nil"/>
          <w:bottom w:val="nil"/>
          <w:right w:val="nil"/>
          <w:between w:val="nil"/>
        </w:pBdr>
        <w:jc w:val="center"/>
        <w:rPr>
          <w:b/>
          <w:bCs/>
          <w:color w:val="000000"/>
          <w:sz w:val="28"/>
          <w:szCs w:val="28"/>
        </w:rPr>
      </w:pPr>
    </w:p>
    <w:p w14:paraId="528612BD"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Niterói</w:t>
      </w:r>
    </w:p>
    <w:p w14:paraId="7C89C09C"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2026</w:t>
      </w:r>
      <w:r>
        <w:br w:type="page"/>
      </w:r>
      <w:r>
        <w:rPr>
          <w:b/>
          <w:bCs/>
          <w:color w:val="000000"/>
          <w:sz w:val="28"/>
          <w:szCs w:val="28"/>
        </w:rPr>
        <w:lastRenderedPageBreak/>
        <w:t>HILTON DOS SANTOS HOMEM</w:t>
      </w:r>
    </w:p>
    <w:p w14:paraId="4BAF2CB6" w14:textId="77777777" w:rsidR="00170137" w:rsidRDefault="00170137">
      <w:pPr>
        <w:pBdr>
          <w:top w:val="nil"/>
          <w:left w:val="nil"/>
          <w:bottom w:val="nil"/>
          <w:right w:val="nil"/>
          <w:between w:val="nil"/>
        </w:pBdr>
        <w:jc w:val="center"/>
        <w:rPr>
          <w:b/>
          <w:bCs/>
          <w:color w:val="000000"/>
          <w:sz w:val="28"/>
          <w:szCs w:val="28"/>
        </w:rPr>
      </w:pPr>
    </w:p>
    <w:p w14:paraId="1A532EB1" w14:textId="77777777" w:rsidR="00170137" w:rsidRDefault="00170137">
      <w:pPr>
        <w:pBdr>
          <w:top w:val="nil"/>
          <w:left w:val="nil"/>
          <w:bottom w:val="nil"/>
          <w:right w:val="nil"/>
          <w:between w:val="nil"/>
        </w:pBdr>
        <w:jc w:val="center"/>
        <w:rPr>
          <w:b/>
          <w:bCs/>
          <w:color w:val="000000"/>
          <w:sz w:val="28"/>
          <w:szCs w:val="28"/>
        </w:rPr>
      </w:pPr>
    </w:p>
    <w:p w14:paraId="0432F759" w14:textId="77777777" w:rsidR="00170137" w:rsidRDefault="00170137">
      <w:pPr>
        <w:pBdr>
          <w:top w:val="nil"/>
          <w:left w:val="nil"/>
          <w:bottom w:val="nil"/>
          <w:right w:val="nil"/>
          <w:between w:val="nil"/>
        </w:pBdr>
        <w:jc w:val="center"/>
        <w:rPr>
          <w:b/>
          <w:bCs/>
          <w:color w:val="000000"/>
          <w:sz w:val="28"/>
          <w:szCs w:val="28"/>
        </w:rPr>
      </w:pPr>
    </w:p>
    <w:p w14:paraId="3247C9E7" w14:textId="77777777" w:rsidR="00170137" w:rsidRDefault="001B5730">
      <w:pPr>
        <w:pBdr>
          <w:top w:val="nil"/>
          <w:left w:val="nil"/>
          <w:bottom w:val="nil"/>
          <w:right w:val="nil"/>
          <w:between w:val="nil"/>
        </w:pBdr>
        <w:jc w:val="center"/>
        <w:rPr>
          <w:b/>
          <w:bCs/>
          <w:sz w:val="28"/>
          <w:szCs w:val="28"/>
        </w:rPr>
      </w:pPr>
      <w:r>
        <w:rPr>
          <w:b/>
          <w:bCs/>
          <w:sz w:val="28"/>
          <w:szCs w:val="28"/>
        </w:rPr>
        <w:t>Desenvolvimento de Interface de Usuário para Aplicativo de Alocação de Atletas de Remo</w:t>
      </w:r>
    </w:p>
    <w:p w14:paraId="07198215" w14:textId="77777777" w:rsidR="00170137" w:rsidRDefault="00170137">
      <w:pPr>
        <w:pBdr>
          <w:top w:val="nil"/>
          <w:left w:val="nil"/>
          <w:bottom w:val="nil"/>
          <w:right w:val="nil"/>
          <w:between w:val="nil"/>
        </w:pBdr>
        <w:jc w:val="center"/>
        <w:rPr>
          <w:b/>
          <w:bCs/>
          <w:color w:val="000000"/>
          <w:sz w:val="28"/>
          <w:szCs w:val="28"/>
        </w:rPr>
      </w:pPr>
    </w:p>
    <w:p w14:paraId="78A006F7" w14:textId="77777777" w:rsidR="00170137" w:rsidRDefault="001B5730">
      <w:pPr>
        <w:pBdr>
          <w:top w:val="nil"/>
          <w:left w:val="nil"/>
          <w:bottom w:val="nil"/>
          <w:right w:val="nil"/>
          <w:between w:val="nil"/>
        </w:pBdr>
        <w:ind w:left="4680"/>
        <w:rPr>
          <w:color w:val="000000"/>
        </w:rPr>
      </w:pPr>
      <w:r>
        <w:rPr>
          <w:color w:val="000000"/>
        </w:rPr>
        <w:t>Trabalho de Conclusão de Curso submetido ao Curso de Tecnologia em Sistemas de Computação da Universidade Federal Fluminense como requisito parcial para obtenção do título de Tecnólogo em Sistemas de Computação.</w:t>
      </w:r>
    </w:p>
    <w:p w14:paraId="2E38196F" w14:textId="77777777" w:rsidR="00170137" w:rsidRDefault="00170137">
      <w:pPr>
        <w:pBdr>
          <w:top w:val="nil"/>
          <w:left w:val="nil"/>
          <w:bottom w:val="nil"/>
          <w:right w:val="nil"/>
          <w:between w:val="nil"/>
        </w:pBdr>
        <w:jc w:val="center"/>
        <w:rPr>
          <w:b/>
          <w:bCs/>
          <w:color w:val="000000"/>
          <w:sz w:val="28"/>
          <w:szCs w:val="28"/>
        </w:rPr>
      </w:pPr>
    </w:p>
    <w:p w14:paraId="393479C9" w14:textId="77777777" w:rsidR="00170137" w:rsidRDefault="00170137">
      <w:pPr>
        <w:pBdr>
          <w:top w:val="nil"/>
          <w:left w:val="nil"/>
          <w:bottom w:val="nil"/>
          <w:right w:val="nil"/>
          <w:between w:val="nil"/>
        </w:pBdr>
        <w:jc w:val="center"/>
        <w:rPr>
          <w:b/>
          <w:bCs/>
          <w:color w:val="000000"/>
          <w:sz w:val="28"/>
          <w:szCs w:val="28"/>
        </w:rPr>
      </w:pPr>
    </w:p>
    <w:p w14:paraId="2D30F248" w14:textId="77777777" w:rsidR="00170137" w:rsidRDefault="00170137">
      <w:pPr>
        <w:pBdr>
          <w:top w:val="nil"/>
          <w:left w:val="nil"/>
          <w:bottom w:val="nil"/>
          <w:right w:val="nil"/>
          <w:between w:val="nil"/>
        </w:pBdr>
        <w:jc w:val="center"/>
        <w:rPr>
          <w:b/>
          <w:bCs/>
          <w:color w:val="000000"/>
          <w:sz w:val="28"/>
          <w:szCs w:val="28"/>
        </w:rPr>
      </w:pPr>
    </w:p>
    <w:p w14:paraId="49CB7AF7" w14:textId="77777777" w:rsidR="00170137" w:rsidRDefault="00170137">
      <w:pPr>
        <w:pBdr>
          <w:top w:val="nil"/>
          <w:left w:val="nil"/>
          <w:bottom w:val="nil"/>
          <w:right w:val="nil"/>
          <w:between w:val="nil"/>
        </w:pBdr>
        <w:jc w:val="center"/>
        <w:rPr>
          <w:b/>
          <w:bCs/>
          <w:color w:val="000000"/>
          <w:sz w:val="28"/>
          <w:szCs w:val="28"/>
        </w:rPr>
      </w:pPr>
    </w:p>
    <w:p w14:paraId="1E392229" w14:textId="77777777" w:rsidR="00170137" w:rsidRDefault="00170137">
      <w:pPr>
        <w:pBdr>
          <w:top w:val="nil"/>
          <w:left w:val="nil"/>
          <w:bottom w:val="nil"/>
          <w:right w:val="nil"/>
          <w:between w:val="nil"/>
        </w:pBdr>
        <w:jc w:val="center"/>
        <w:rPr>
          <w:b/>
          <w:bCs/>
          <w:color w:val="000000"/>
          <w:sz w:val="28"/>
          <w:szCs w:val="28"/>
        </w:rPr>
      </w:pPr>
    </w:p>
    <w:p w14:paraId="10E03CDD" w14:textId="77777777" w:rsidR="00170137" w:rsidRDefault="00170137">
      <w:pPr>
        <w:pBdr>
          <w:top w:val="nil"/>
          <w:left w:val="nil"/>
          <w:bottom w:val="nil"/>
          <w:right w:val="nil"/>
          <w:between w:val="nil"/>
        </w:pBdr>
        <w:jc w:val="center"/>
        <w:rPr>
          <w:b/>
          <w:bCs/>
          <w:color w:val="000000"/>
          <w:sz w:val="28"/>
          <w:szCs w:val="28"/>
        </w:rPr>
      </w:pPr>
    </w:p>
    <w:p w14:paraId="058BA615" w14:textId="77777777" w:rsidR="00170137" w:rsidRDefault="00170137">
      <w:pPr>
        <w:pBdr>
          <w:top w:val="nil"/>
          <w:left w:val="nil"/>
          <w:bottom w:val="nil"/>
          <w:right w:val="nil"/>
          <w:between w:val="nil"/>
        </w:pBdr>
        <w:jc w:val="center"/>
        <w:rPr>
          <w:b/>
          <w:bCs/>
          <w:color w:val="000000"/>
          <w:sz w:val="28"/>
          <w:szCs w:val="28"/>
        </w:rPr>
      </w:pPr>
    </w:p>
    <w:p w14:paraId="596F2528" w14:textId="77777777" w:rsidR="00170137" w:rsidRDefault="00170137">
      <w:pPr>
        <w:pBdr>
          <w:top w:val="nil"/>
          <w:left w:val="nil"/>
          <w:bottom w:val="nil"/>
          <w:right w:val="nil"/>
          <w:between w:val="nil"/>
        </w:pBdr>
        <w:jc w:val="center"/>
        <w:rPr>
          <w:b/>
          <w:bCs/>
          <w:color w:val="000000"/>
          <w:sz w:val="28"/>
          <w:szCs w:val="28"/>
        </w:rPr>
      </w:pPr>
    </w:p>
    <w:p w14:paraId="17F14BD8"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Orientador(a):</w:t>
      </w:r>
    </w:p>
    <w:p w14:paraId="1EF76EEB"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SIMONE DE LIMA MARTINS</w:t>
      </w:r>
    </w:p>
    <w:p w14:paraId="1566F1DC" w14:textId="77777777" w:rsidR="00170137" w:rsidRDefault="00170137">
      <w:pPr>
        <w:pBdr>
          <w:top w:val="nil"/>
          <w:left w:val="nil"/>
          <w:bottom w:val="nil"/>
          <w:right w:val="nil"/>
          <w:between w:val="nil"/>
        </w:pBdr>
        <w:jc w:val="center"/>
        <w:rPr>
          <w:b/>
          <w:bCs/>
          <w:color w:val="000000"/>
          <w:sz w:val="28"/>
          <w:szCs w:val="28"/>
        </w:rPr>
      </w:pPr>
    </w:p>
    <w:p w14:paraId="29593926"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NITERÓI</w:t>
      </w:r>
    </w:p>
    <w:p w14:paraId="5EF2316F"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2026</w:t>
      </w:r>
    </w:p>
    <w:p w14:paraId="0C5F45DF" w14:textId="77777777" w:rsidR="00170137" w:rsidRDefault="001B5730">
      <w:pPr>
        <w:rPr>
          <w:b/>
          <w:bCs/>
          <w:color w:val="000000"/>
          <w:sz w:val="28"/>
          <w:szCs w:val="28"/>
        </w:rPr>
      </w:pPr>
      <w:r>
        <w:br w:type="page"/>
      </w:r>
    </w:p>
    <w:p w14:paraId="3E08279F" w14:textId="77777777" w:rsidR="00170137" w:rsidRDefault="00170137">
      <w:pPr>
        <w:pBdr>
          <w:top w:val="nil"/>
          <w:left w:val="nil"/>
          <w:bottom w:val="nil"/>
          <w:right w:val="nil"/>
          <w:between w:val="nil"/>
        </w:pBdr>
        <w:jc w:val="center"/>
        <w:rPr>
          <w:b/>
          <w:bCs/>
          <w:color w:val="000000"/>
          <w:sz w:val="28"/>
          <w:szCs w:val="28"/>
        </w:rPr>
      </w:pPr>
    </w:p>
    <w:p w14:paraId="59E4CDA9" w14:textId="77777777" w:rsidR="00170137" w:rsidRDefault="001B5730">
      <w:pPr>
        <w:pBdr>
          <w:top w:val="nil"/>
          <w:left w:val="nil"/>
          <w:bottom w:val="nil"/>
          <w:right w:val="nil"/>
          <w:between w:val="nil"/>
        </w:pBdr>
        <w:jc w:val="center"/>
        <w:rPr>
          <w:b/>
          <w:bCs/>
          <w:color w:val="000000"/>
          <w:sz w:val="28"/>
          <w:szCs w:val="28"/>
        </w:rPr>
      </w:pPr>
      <w:r>
        <w:br w:type="page"/>
      </w:r>
      <w:r>
        <w:rPr>
          <w:b/>
          <w:bCs/>
          <w:color w:val="000000"/>
          <w:sz w:val="28"/>
          <w:szCs w:val="28"/>
        </w:rPr>
        <w:lastRenderedPageBreak/>
        <w:t>HILTON DOS SANTOS HOMEM</w:t>
      </w:r>
    </w:p>
    <w:p w14:paraId="39B2B080" w14:textId="77777777" w:rsidR="00170137" w:rsidRDefault="00170137">
      <w:pPr>
        <w:pBdr>
          <w:top w:val="nil"/>
          <w:left w:val="nil"/>
          <w:bottom w:val="nil"/>
          <w:right w:val="nil"/>
          <w:between w:val="nil"/>
        </w:pBdr>
        <w:jc w:val="center"/>
        <w:rPr>
          <w:b/>
          <w:bCs/>
          <w:color w:val="000000"/>
          <w:sz w:val="28"/>
          <w:szCs w:val="28"/>
        </w:rPr>
      </w:pPr>
    </w:p>
    <w:p w14:paraId="1729EBC1" w14:textId="77777777" w:rsidR="00170137" w:rsidRDefault="001B5730">
      <w:pPr>
        <w:pBdr>
          <w:top w:val="nil"/>
          <w:left w:val="nil"/>
          <w:bottom w:val="nil"/>
          <w:right w:val="nil"/>
          <w:between w:val="nil"/>
        </w:pBdr>
        <w:jc w:val="center"/>
        <w:rPr>
          <w:b/>
          <w:bCs/>
          <w:sz w:val="28"/>
          <w:szCs w:val="28"/>
        </w:rPr>
      </w:pPr>
      <w:r>
        <w:rPr>
          <w:b/>
          <w:bCs/>
          <w:sz w:val="28"/>
          <w:szCs w:val="28"/>
        </w:rPr>
        <w:t>Desenvolvimento de Interface de Usuário para Aplicativo de Alocação de Atletas de Remo</w:t>
      </w:r>
    </w:p>
    <w:p w14:paraId="3E460901" w14:textId="77777777" w:rsidR="00170137" w:rsidRDefault="00170137">
      <w:pPr>
        <w:pBdr>
          <w:top w:val="nil"/>
          <w:left w:val="nil"/>
          <w:bottom w:val="nil"/>
          <w:right w:val="nil"/>
          <w:between w:val="nil"/>
        </w:pBdr>
        <w:ind w:left="4680"/>
        <w:rPr>
          <w:b/>
          <w:bCs/>
        </w:rPr>
      </w:pPr>
    </w:p>
    <w:p w14:paraId="1FD4468E" w14:textId="77777777" w:rsidR="00170137" w:rsidRDefault="001B5730">
      <w:pPr>
        <w:pBdr>
          <w:top w:val="nil"/>
          <w:left w:val="nil"/>
          <w:bottom w:val="nil"/>
          <w:right w:val="nil"/>
          <w:between w:val="nil"/>
        </w:pBdr>
        <w:ind w:left="4680"/>
        <w:rPr>
          <w:color w:val="000000"/>
        </w:rPr>
      </w:pPr>
      <w:r>
        <w:rPr>
          <w:color w:val="000000"/>
        </w:rPr>
        <w:t>Trabalho de Conclusão de Curso submetido ao Curso de Tecnologia em Sistemas de Computação da Universidade Federal Fluminense como requisito parcial para obtenção do título de Tecnólogo em Sistemas de Computação.</w:t>
      </w:r>
    </w:p>
    <w:p w14:paraId="2DA36B3C" w14:textId="77777777" w:rsidR="00170137" w:rsidRDefault="00170137"/>
    <w:p w14:paraId="7155B8BB" w14:textId="77777777" w:rsidR="00170137" w:rsidRDefault="001B5730">
      <w:pPr>
        <w:jc w:val="center"/>
      </w:pPr>
      <w:r>
        <w:t xml:space="preserve">Niterói, ___ de _______________ </w:t>
      </w:r>
      <w:proofErr w:type="spellStart"/>
      <w:r>
        <w:t>de</w:t>
      </w:r>
      <w:proofErr w:type="spellEnd"/>
      <w:r>
        <w:t xml:space="preserve"> </w:t>
      </w:r>
      <w:r>
        <w:rPr>
          <w:color w:val="000000"/>
        </w:rPr>
        <w:t>2026</w:t>
      </w:r>
      <w:r>
        <w:t>.</w:t>
      </w:r>
    </w:p>
    <w:p w14:paraId="009CD945" w14:textId="77777777" w:rsidR="00170137" w:rsidRDefault="001B5730">
      <w:r>
        <w:t>Banca Examinadora:</w:t>
      </w:r>
    </w:p>
    <w:p w14:paraId="1C47DEF2" w14:textId="77777777" w:rsidR="00170137" w:rsidRDefault="001B5730">
      <w:pPr>
        <w:jc w:val="center"/>
      </w:pPr>
      <w:r>
        <w:t>_________________________________________</w:t>
      </w:r>
    </w:p>
    <w:p w14:paraId="0C40AA35" w14:textId="77777777" w:rsidR="00170137" w:rsidRDefault="001B5730">
      <w:pPr>
        <w:jc w:val="center"/>
      </w:pPr>
      <w:r>
        <w:t xml:space="preserve">Profa. </w:t>
      </w:r>
      <w:proofErr w:type="spellStart"/>
      <w:proofErr w:type="gramStart"/>
      <w:r>
        <w:t>Dr.SIMONE</w:t>
      </w:r>
      <w:proofErr w:type="spellEnd"/>
      <w:proofErr w:type="gramEnd"/>
      <w:r>
        <w:t xml:space="preserve"> DE LIMA MARTINS– Orientador</w:t>
      </w:r>
    </w:p>
    <w:p w14:paraId="27CE6C63" w14:textId="77777777" w:rsidR="00170137" w:rsidRDefault="001B5730">
      <w:pPr>
        <w:jc w:val="center"/>
      </w:pPr>
      <w:r>
        <w:t>UFF – Universidade Federal Fluminense</w:t>
      </w:r>
    </w:p>
    <w:p w14:paraId="3520EBD8" w14:textId="77777777" w:rsidR="00170137" w:rsidRDefault="00170137">
      <w:pPr>
        <w:jc w:val="center"/>
      </w:pPr>
    </w:p>
    <w:p w14:paraId="4B047F71" w14:textId="77777777" w:rsidR="00170137" w:rsidRDefault="00170137">
      <w:pPr>
        <w:jc w:val="center"/>
      </w:pPr>
    </w:p>
    <w:p w14:paraId="0699FC91" w14:textId="77777777" w:rsidR="00170137" w:rsidRDefault="00170137">
      <w:pPr>
        <w:jc w:val="center"/>
      </w:pPr>
    </w:p>
    <w:p w14:paraId="5C7AEEB0" w14:textId="77777777" w:rsidR="00170137" w:rsidRDefault="00170137">
      <w:pPr>
        <w:jc w:val="center"/>
      </w:pPr>
    </w:p>
    <w:p w14:paraId="7323AFA0" w14:textId="77777777" w:rsidR="00170137" w:rsidRDefault="00170137">
      <w:pPr>
        <w:jc w:val="center"/>
      </w:pPr>
    </w:p>
    <w:p w14:paraId="3B157739" w14:textId="77777777" w:rsidR="00170137" w:rsidRDefault="00170137">
      <w:pPr>
        <w:jc w:val="center"/>
      </w:pPr>
    </w:p>
    <w:p w14:paraId="418BA757" w14:textId="77777777" w:rsidR="00170137" w:rsidRDefault="00170137">
      <w:pPr>
        <w:jc w:val="center"/>
      </w:pPr>
    </w:p>
    <w:p w14:paraId="259F8215" w14:textId="77777777" w:rsidR="00170137" w:rsidRDefault="00170137">
      <w:pPr>
        <w:jc w:val="center"/>
      </w:pPr>
    </w:p>
    <w:p w14:paraId="734E326C" w14:textId="77777777" w:rsidR="00170137" w:rsidRDefault="00170137">
      <w:pPr>
        <w:jc w:val="center"/>
      </w:pPr>
    </w:p>
    <w:p w14:paraId="19F14E6D" w14:textId="77777777" w:rsidR="00170137" w:rsidRDefault="00170137">
      <w:pPr>
        <w:jc w:val="center"/>
      </w:pPr>
    </w:p>
    <w:p w14:paraId="595A625E" w14:textId="77777777" w:rsidR="00170137" w:rsidRDefault="00170137"/>
    <w:p w14:paraId="7B7CA7E1" w14:textId="77777777" w:rsidR="00170137" w:rsidRDefault="00170137">
      <w:pPr>
        <w:jc w:val="center"/>
      </w:pPr>
    </w:p>
    <w:p w14:paraId="78416CFA" w14:textId="77777777" w:rsidR="00170137" w:rsidRDefault="001B5730">
      <w:pPr>
        <w:pBdr>
          <w:top w:val="nil"/>
          <w:left w:val="nil"/>
          <w:bottom w:val="nil"/>
          <w:right w:val="nil"/>
          <w:between w:val="nil"/>
        </w:pBdr>
        <w:spacing w:before="1040" w:after="720"/>
        <w:rPr>
          <w:b/>
          <w:bCs/>
          <w:color w:val="000000"/>
          <w:sz w:val="32"/>
          <w:szCs w:val="32"/>
        </w:rPr>
      </w:pPr>
      <w:r>
        <w:br w:type="page"/>
      </w:r>
      <w:r>
        <w:rPr>
          <w:b/>
          <w:bCs/>
          <w:color w:val="000000"/>
          <w:sz w:val="32"/>
          <w:szCs w:val="32"/>
        </w:rPr>
        <w:lastRenderedPageBreak/>
        <w:t>AGRADECIMENTOS</w:t>
      </w:r>
    </w:p>
    <w:p w14:paraId="00FEB7F9" w14:textId="77777777" w:rsidR="00170137" w:rsidRDefault="001B5730">
      <w:pPr>
        <w:ind w:left="4140"/>
        <w:rPr>
          <w:color w:val="000000"/>
        </w:rPr>
      </w:pPr>
      <w:r>
        <w:rPr>
          <w:color w:val="000000"/>
        </w:rPr>
        <w:t>Ao meu pai, por ter me ensinado o valor do esforço e do trabalho</w:t>
      </w:r>
    </w:p>
    <w:p w14:paraId="46E47664" w14:textId="77777777" w:rsidR="00170137" w:rsidRDefault="001B5730">
      <w:pPr>
        <w:ind w:left="4140"/>
        <w:rPr>
          <w:color w:val="000000"/>
        </w:rPr>
      </w:pPr>
      <w:r>
        <w:rPr>
          <w:color w:val="000000"/>
        </w:rPr>
        <w:t>A minha mãe por todos os momentos em que me auxiliou nessa jornada</w:t>
      </w:r>
    </w:p>
    <w:p w14:paraId="459EB73E" w14:textId="77777777" w:rsidR="00170137" w:rsidRDefault="001B5730">
      <w:pPr>
        <w:ind w:left="4140"/>
        <w:rPr>
          <w:color w:val="000000"/>
        </w:rPr>
      </w:pPr>
      <w:r>
        <w:rPr>
          <w:color w:val="000000"/>
        </w:rPr>
        <w:t>A minha irmã por ter sido um exemplo de vitória através da educação.</w:t>
      </w:r>
    </w:p>
    <w:p w14:paraId="74E88D74" w14:textId="77777777" w:rsidR="00170137" w:rsidRDefault="001B5730">
      <w:pPr>
        <w:ind w:left="4140"/>
        <w:rPr>
          <w:color w:val="000000"/>
        </w:rPr>
      </w:pPr>
      <w:r>
        <w:rPr>
          <w:color w:val="000000"/>
        </w:rPr>
        <w:t>A mim, que tive a coragem de mudar a rota dos caminhos que tracei em busca do que acredito.</w:t>
      </w:r>
    </w:p>
    <w:p w14:paraId="1887835E" w14:textId="77777777" w:rsidR="00170137" w:rsidRDefault="001B5730">
      <w:pPr>
        <w:ind w:left="4140"/>
      </w:pPr>
      <w:r>
        <w:br w:type="column"/>
      </w:r>
    </w:p>
    <w:p w14:paraId="21C77A1A" w14:textId="77777777" w:rsidR="00170137" w:rsidRDefault="00170137">
      <w:pPr>
        <w:ind w:left="4140"/>
      </w:pPr>
    </w:p>
    <w:p w14:paraId="7CA3FFD3" w14:textId="77777777" w:rsidR="00170137" w:rsidRDefault="00170137">
      <w:pPr>
        <w:ind w:left="4140"/>
      </w:pPr>
    </w:p>
    <w:p w14:paraId="3A9A2D53" w14:textId="77777777" w:rsidR="00170137" w:rsidRDefault="00170137">
      <w:pPr>
        <w:ind w:left="4140"/>
      </w:pPr>
    </w:p>
    <w:p w14:paraId="47C9A3BE" w14:textId="77777777" w:rsidR="00170137" w:rsidRDefault="00170137">
      <w:pPr>
        <w:ind w:left="4140"/>
      </w:pPr>
    </w:p>
    <w:p w14:paraId="1D9B7AA8" w14:textId="77777777" w:rsidR="00170137" w:rsidRDefault="00170137">
      <w:pPr>
        <w:ind w:left="4140"/>
      </w:pPr>
    </w:p>
    <w:p w14:paraId="70BD2F35" w14:textId="77777777" w:rsidR="00170137" w:rsidRDefault="00170137">
      <w:pPr>
        <w:ind w:left="4140"/>
      </w:pPr>
    </w:p>
    <w:p w14:paraId="24C8FC97" w14:textId="77777777" w:rsidR="00170137" w:rsidRDefault="00170137">
      <w:pPr>
        <w:ind w:left="4140"/>
      </w:pPr>
    </w:p>
    <w:p w14:paraId="4D8EFBE8" w14:textId="77777777" w:rsidR="00170137" w:rsidRDefault="00170137">
      <w:pPr>
        <w:ind w:left="4140"/>
      </w:pPr>
    </w:p>
    <w:p w14:paraId="0162BEF7" w14:textId="77777777" w:rsidR="00170137" w:rsidRDefault="00170137">
      <w:pPr>
        <w:ind w:left="4140"/>
      </w:pPr>
    </w:p>
    <w:p w14:paraId="4444A860" w14:textId="77777777" w:rsidR="00170137" w:rsidRDefault="00170137">
      <w:pPr>
        <w:ind w:left="4140"/>
      </w:pPr>
    </w:p>
    <w:p w14:paraId="18FC4FE2" w14:textId="77777777" w:rsidR="00170137" w:rsidRDefault="00170137">
      <w:pPr>
        <w:ind w:left="4140"/>
      </w:pPr>
    </w:p>
    <w:p w14:paraId="22914A59" w14:textId="77777777" w:rsidR="00170137" w:rsidRDefault="00170137">
      <w:pPr>
        <w:ind w:left="4140"/>
      </w:pPr>
    </w:p>
    <w:p w14:paraId="3ADE097B" w14:textId="77777777" w:rsidR="00170137" w:rsidRDefault="00170137">
      <w:pPr>
        <w:jc w:val="center"/>
      </w:pPr>
    </w:p>
    <w:p w14:paraId="731E82A8" w14:textId="77777777" w:rsidR="00170137" w:rsidRDefault="00170137">
      <w:pPr>
        <w:jc w:val="center"/>
      </w:pPr>
    </w:p>
    <w:p w14:paraId="7487521A" w14:textId="77777777" w:rsidR="00170137" w:rsidRDefault="00170137">
      <w:pPr>
        <w:jc w:val="center"/>
      </w:pPr>
    </w:p>
    <w:p w14:paraId="06659F04" w14:textId="77777777" w:rsidR="00170137" w:rsidRDefault="00170137">
      <w:pPr>
        <w:jc w:val="center"/>
      </w:pPr>
    </w:p>
    <w:p w14:paraId="039221C4" w14:textId="77777777" w:rsidR="00170137" w:rsidRDefault="00170137">
      <w:pPr>
        <w:jc w:val="center"/>
      </w:pPr>
    </w:p>
    <w:p w14:paraId="1826105B" w14:textId="77777777" w:rsidR="00170137" w:rsidRDefault="00170137">
      <w:pPr>
        <w:jc w:val="center"/>
      </w:pPr>
    </w:p>
    <w:p w14:paraId="074E36B9" w14:textId="77777777" w:rsidR="00170137" w:rsidRDefault="00170137">
      <w:pPr>
        <w:jc w:val="center"/>
      </w:pPr>
    </w:p>
    <w:p w14:paraId="5E960B81" w14:textId="77777777" w:rsidR="00170137" w:rsidRDefault="00170137">
      <w:pPr>
        <w:jc w:val="center"/>
      </w:pPr>
    </w:p>
    <w:p w14:paraId="3D444BD3" w14:textId="77777777" w:rsidR="00170137" w:rsidRDefault="00170137">
      <w:pPr>
        <w:jc w:val="center"/>
      </w:pPr>
    </w:p>
    <w:p w14:paraId="001DB014" w14:textId="77777777" w:rsidR="00170137" w:rsidRDefault="00170137"/>
    <w:p w14:paraId="0DF89B40" w14:textId="77777777" w:rsidR="00170137" w:rsidRDefault="00170137">
      <w:pPr>
        <w:jc w:val="center"/>
      </w:pPr>
    </w:p>
    <w:p w14:paraId="1568B1A2" w14:textId="77777777" w:rsidR="00170137" w:rsidRDefault="00170137">
      <w:pPr>
        <w:jc w:val="center"/>
      </w:pPr>
    </w:p>
    <w:p w14:paraId="6C734B5A" w14:textId="77777777" w:rsidR="00170137" w:rsidRDefault="00170137">
      <w:pPr>
        <w:jc w:val="center"/>
      </w:pPr>
    </w:p>
    <w:p w14:paraId="1E1EB43D" w14:textId="77777777" w:rsidR="00170137" w:rsidRDefault="00170137">
      <w:pPr>
        <w:jc w:val="center"/>
      </w:pPr>
    </w:p>
    <w:p w14:paraId="1AF54D79" w14:textId="77777777" w:rsidR="00170137" w:rsidRDefault="00170137">
      <w:pPr>
        <w:jc w:val="center"/>
      </w:pPr>
    </w:p>
    <w:p w14:paraId="4FA9CF1B" w14:textId="77777777" w:rsidR="00170137" w:rsidRDefault="00170137">
      <w:pPr>
        <w:jc w:val="center"/>
        <w:rPr>
          <w:color w:val="000000"/>
        </w:rPr>
      </w:pPr>
    </w:p>
    <w:p w14:paraId="407B28D5" w14:textId="77777777" w:rsidR="00170137" w:rsidRDefault="001B5730">
      <w:pPr>
        <w:pBdr>
          <w:top w:val="nil"/>
          <w:left w:val="nil"/>
          <w:bottom w:val="nil"/>
          <w:right w:val="nil"/>
          <w:between w:val="nil"/>
        </w:pBdr>
        <w:ind w:left="4264"/>
        <w:rPr>
          <w:color w:val="000000"/>
        </w:rPr>
      </w:pPr>
      <w:r>
        <w:rPr>
          <w:color w:val="000000"/>
        </w:rPr>
        <w:t>“Tive que suportar, querendo capotar</w:t>
      </w:r>
    </w:p>
    <w:p w14:paraId="4FDA4E0B" w14:textId="77777777" w:rsidR="00170137" w:rsidRDefault="001B5730">
      <w:pPr>
        <w:pBdr>
          <w:top w:val="nil"/>
          <w:left w:val="nil"/>
          <w:bottom w:val="nil"/>
          <w:right w:val="nil"/>
          <w:between w:val="nil"/>
        </w:pBdr>
        <w:ind w:left="4264"/>
        <w:rPr>
          <w:color w:val="000000"/>
        </w:rPr>
      </w:pPr>
      <w:r>
        <w:rPr>
          <w:color w:val="000000"/>
        </w:rPr>
        <w:t>Tive que apostar, ninguém pra acreditar</w:t>
      </w:r>
    </w:p>
    <w:p w14:paraId="04F0CD99" w14:textId="77777777" w:rsidR="00170137" w:rsidRDefault="001B5730">
      <w:pPr>
        <w:pBdr>
          <w:top w:val="nil"/>
          <w:left w:val="nil"/>
          <w:bottom w:val="nil"/>
          <w:right w:val="nil"/>
          <w:between w:val="nil"/>
        </w:pBdr>
        <w:ind w:left="4264"/>
        <w:rPr>
          <w:color w:val="000000"/>
        </w:rPr>
      </w:pPr>
      <w:r>
        <w:rPr>
          <w:color w:val="000000"/>
        </w:rPr>
        <w:t>Virei ao meu favor, derrubei o tabuleiro”.</w:t>
      </w:r>
    </w:p>
    <w:p w14:paraId="250C12A4" w14:textId="77777777" w:rsidR="00170137" w:rsidRDefault="001B5730">
      <w:pPr>
        <w:pBdr>
          <w:top w:val="nil"/>
          <w:left w:val="nil"/>
          <w:bottom w:val="nil"/>
          <w:right w:val="nil"/>
          <w:between w:val="nil"/>
        </w:pBdr>
        <w:ind w:left="4264"/>
        <w:rPr>
          <w:color w:val="000000"/>
        </w:rPr>
      </w:pPr>
      <w:proofErr w:type="spellStart"/>
      <w:r>
        <w:rPr>
          <w:color w:val="000000"/>
        </w:rPr>
        <w:t>Abebe</w:t>
      </w:r>
      <w:proofErr w:type="spellEnd"/>
      <w:r>
        <w:rPr>
          <w:color w:val="000000"/>
        </w:rPr>
        <w:t xml:space="preserve"> </w:t>
      </w:r>
      <w:proofErr w:type="spellStart"/>
      <w:r>
        <w:rPr>
          <w:color w:val="000000"/>
        </w:rPr>
        <w:t>Bikila</w:t>
      </w:r>
      <w:proofErr w:type="spellEnd"/>
      <w:r>
        <w:rPr>
          <w:color w:val="000000"/>
        </w:rPr>
        <w:t xml:space="preserve"> Costa Santos</w:t>
      </w:r>
    </w:p>
    <w:p w14:paraId="5B33EFEC" w14:textId="77777777" w:rsidR="00170137" w:rsidRDefault="001B5730">
      <w:pPr>
        <w:pBdr>
          <w:top w:val="nil"/>
          <w:left w:val="nil"/>
          <w:bottom w:val="nil"/>
          <w:right w:val="nil"/>
          <w:between w:val="nil"/>
        </w:pBdr>
        <w:spacing w:before="1040" w:after="720"/>
        <w:jc w:val="center"/>
        <w:rPr>
          <w:color w:val="000000"/>
          <w:sz w:val="32"/>
          <w:szCs w:val="32"/>
        </w:rPr>
      </w:pPr>
      <w:bookmarkStart w:id="0" w:name="_4gb20e80do78" w:colFirst="0" w:colLast="0"/>
      <w:bookmarkEnd w:id="0"/>
      <w:r>
        <w:br w:type="page"/>
      </w:r>
      <w:r>
        <w:rPr>
          <w:b/>
          <w:bCs/>
          <w:color w:val="000000"/>
          <w:sz w:val="32"/>
          <w:szCs w:val="32"/>
        </w:rPr>
        <w:lastRenderedPageBreak/>
        <w:t>RESUMO</w:t>
      </w:r>
      <w:bookmarkStart w:id="1" w:name="t5qt9sk8815t" w:colFirst="0" w:colLast="0"/>
      <w:bookmarkEnd w:id="1"/>
    </w:p>
    <w:p w14:paraId="72882279" w14:textId="77777777" w:rsidR="00170137" w:rsidRDefault="001B5730">
      <w:pPr>
        <w:ind w:firstLine="720"/>
      </w:pPr>
      <w:r>
        <w:t xml:space="preserve">A alocação de atletas em regatas de remo </w:t>
      </w:r>
      <w:r>
        <w:rPr>
          <w:i/>
          <w:iCs/>
        </w:rPr>
        <w:t>master</w:t>
      </w:r>
      <w:r>
        <w:t xml:space="preserve"> é uma tarefa logística complexa, sujeita a diversas restrições operacionais, tais como compatibilidade de idade, gênero, tipos de embarcação e intervalos obrigatórios de descanso. Embora existam soluções eficientes baseadas em pesquisa operacional para otimizar essa escalação matemática, a interface de usuário de implementações prévias, construídas para ambientes </w:t>
      </w:r>
      <w:r>
        <w:rPr>
          <w:i/>
          <w:iCs/>
        </w:rPr>
        <w:t>desktop</w:t>
      </w:r>
      <w:r>
        <w:t xml:space="preserve"> específicos, apresenta severas barreiras de instalação e usabilidade que dificultam a adoção prática por clubes esportivos. Este trabalho tem como objetivo desenvolver e implementar uma nova interface gráfica (</w:t>
      </w:r>
      <w:r>
        <w:rPr>
          <w:i/>
          <w:iCs/>
        </w:rPr>
        <w:t>Front-</w:t>
      </w:r>
      <w:proofErr w:type="spellStart"/>
      <w:r>
        <w:rPr>
          <w:i/>
          <w:iCs/>
        </w:rPr>
        <w:t>end</w:t>
      </w:r>
      <w:proofErr w:type="spellEnd"/>
      <w:r>
        <w:t xml:space="preserve">) moderna, baseada em tecnologias Web (como </w:t>
      </w:r>
      <w:proofErr w:type="spellStart"/>
      <w:r>
        <w:t>React</w:t>
      </w:r>
      <w:proofErr w:type="spellEnd"/>
      <w:r>
        <w:t xml:space="preserve">), visando democratizar o acesso e aprimorar a Interação Humano-Computador (IHC) do sistema. A metodologia consistiu no desacoplamento da interface original da lógica de otimização (CPLEX), na reestruturação da arquitetura para o modelo cliente-servidor, na prototipação de telas fundamentadas nas heurísticas de usabilidade de Nielsen e na validação direta com usuários reais de um clube de remo. Como resultado, obteve-se um sistema responsivo, ágil e livre de configurações de infraestrutura complexas, permitindo que comissões técnicas realizem o planejamento estratégico de suas guarnições diretamente de navegadores web de forma intuitiva. </w:t>
      </w:r>
    </w:p>
    <w:p w14:paraId="6B9F71D1" w14:textId="77777777" w:rsidR="00170137" w:rsidRDefault="00170137">
      <w:pPr>
        <w:rPr>
          <w:b/>
          <w:bCs/>
        </w:rPr>
      </w:pPr>
    </w:p>
    <w:p w14:paraId="5EDE547D" w14:textId="77777777" w:rsidR="00170137" w:rsidRPr="00672A2E" w:rsidRDefault="001B5730">
      <w:pPr>
        <w:rPr>
          <w:lang w:val="en-US"/>
        </w:rPr>
      </w:pPr>
      <w:r>
        <w:rPr>
          <w:b/>
          <w:bCs/>
        </w:rPr>
        <w:t>Palavras-chave:</w:t>
      </w:r>
      <w:r>
        <w:t xml:space="preserve"> Engenharia de Software. Interação Humano-Computador. Remo. Otimização. </w:t>
      </w:r>
      <w:proofErr w:type="spellStart"/>
      <w:r w:rsidRPr="00672A2E">
        <w:rPr>
          <w:lang w:val="en-US"/>
        </w:rPr>
        <w:t>Desenvolvimento</w:t>
      </w:r>
      <w:proofErr w:type="spellEnd"/>
      <w:r w:rsidRPr="00672A2E">
        <w:rPr>
          <w:lang w:val="en-US"/>
        </w:rPr>
        <w:t xml:space="preserve"> Web.</w:t>
      </w:r>
    </w:p>
    <w:p w14:paraId="125C191A" w14:textId="77777777" w:rsidR="00170137" w:rsidRPr="00672A2E" w:rsidRDefault="00170137">
      <w:pPr>
        <w:pBdr>
          <w:top w:val="nil"/>
          <w:left w:val="nil"/>
          <w:bottom w:val="nil"/>
          <w:right w:val="nil"/>
          <w:between w:val="nil"/>
        </w:pBdr>
        <w:spacing w:before="540"/>
        <w:rPr>
          <w:b/>
          <w:bCs/>
          <w:color w:val="000000"/>
          <w:lang w:val="en-US"/>
        </w:rPr>
      </w:pPr>
    </w:p>
    <w:p w14:paraId="723BBE2E" w14:textId="77777777" w:rsidR="00170137" w:rsidRPr="00672A2E" w:rsidRDefault="00170137">
      <w:pPr>
        <w:pBdr>
          <w:top w:val="nil"/>
          <w:left w:val="nil"/>
          <w:bottom w:val="nil"/>
          <w:right w:val="nil"/>
          <w:between w:val="nil"/>
        </w:pBdr>
        <w:spacing w:before="540"/>
        <w:rPr>
          <w:b/>
          <w:bCs/>
          <w:color w:val="000000"/>
          <w:lang w:val="en-US"/>
        </w:rPr>
      </w:pPr>
    </w:p>
    <w:p w14:paraId="78FBCC57" w14:textId="77777777" w:rsidR="00170137" w:rsidRPr="00672A2E" w:rsidRDefault="001B5730">
      <w:pPr>
        <w:pBdr>
          <w:top w:val="nil"/>
          <w:left w:val="nil"/>
          <w:bottom w:val="nil"/>
          <w:right w:val="nil"/>
          <w:between w:val="nil"/>
        </w:pBdr>
        <w:spacing w:before="1040" w:after="720"/>
        <w:jc w:val="center"/>
        <w:rPr>
          <w:color w:val="000000"/>
          <w:sz w:val="32"/>
          <w:szCs w:val="32"/>
          <w:lang w:val="en-US"/>
        </w:rPr>
      </w:pPr>
      <w:bookmarkStart w:id="2" w:name="_z4euc6lcyz3m" w:colFirst="0" w:colLast="0"/>
      <w:bookmarkEnd w:id="2"/>
      <w:r w:rsidRPr="00672A2E">
        <w:rPr>
          <w:lang w:val="en-US"/>
        </w:rPr>
        <w:br w:type="page"/>
      </w:r>
      <w:r w:rsidRPr="00672A2E">
        <w:rPr>
          <w:b/>
          <w:bCs/>
          <w:color w:val="000000"/>
          <w:sz w:val="32"/>
          <w:szCs w:val="32"/>
          <w:lang w:val="en-US"/>
        </w:rPr>
        <w:lastRenderedPageBreak/>
        <w:t>ABSTRACT</w:t>
      </w:r>
      <w:bookmarkStart w:id="3" w:name="z2rlfwf2wybq" w:colFirst="0" w:colLast="0"/>
      <w:bookmarkEnd w:id="3"/>
    </w:p>
    <w:p w14:paraId="6EDB1984" w14:textId="77777777" w:rsidR="00170137" w:rsidRPr="00672A2E" w:rsidRDefault="001B5730">
      <w:pPr>
        <w:ind w:firstLine="720"/>
        <w:rPr>
          <w:lang w:val="en-US"/>
        </w:rPr>
      </w:pPr>
      <w:bookmarkStart w:id="4" w:name="_um5scdfvgpsu" w:colFirst="0" w:colLast="0"/>
      <w:bookmarkEnd w:id="4"/>
      <w:r w:rsidRPr="00672A2E">
        <w:rPr>
          <w:lang w:val="en-US"/>
        </w:rPr>
        <w:t xml:space="preserve">The allocation of athletes in master rowing regattas is a complex logistical task, subject to various operational constraints, such as age compatibility, gender, boat types, and mandatory rest intervals. Although there are efficient solutions based on operations research to mathematically optimize this allocation, the user interface of previous implementations, built for specific desktop environments, presents severe installation and usability barriers that hinder practical adoption by sports clubs. This work aims to develop and implement a new, modern graphical user interface (Front-end) based on Web technologies (such as React), in order to democratize access and improve the Human-Computer Interaction (HCI) of the system. The methodology consisted of decoupling the original interface from the optimization logic (CPLEX), restructuring the architecture to a client-server model, prototyping screens based on Nielsen's usability heuristics, and conducting direct validation with real users from a rowing club. As a result, a responsive, agile system free of complex infrastructure configurations was obtained, allowing technical committees to carry out the strategic planning of their crews directly from web browsers intuitively. </w:t>
      </w:r>
    </w:p>
    <w:p w14:paraId="666EDD27" w14:textId="77777777" w:rsidR="00170137" w:rsidRPr="00672A2E" w:rsidRDefault="00170137">
      <w:pPr>
        <w:rPr>
          <w:b/>
          <w:bCs/>
          <w:lang w:val="en-US"/>
        </w:rPr>
      </w:pPr>
    </w:p>
    <w:p w14:paraId="46271947" w14:textId="77777777" w:rsidR="00170137" w:rsidRDefault="001B5730">
      <w:r w:rsidRPr="00672A2E">
        <w:rPr>
          <w:b/>
          <w:bCs/>
          <w:lang w:val="en-US"/>
        </w:rPr>
        <w:t>Keywords:</w:t>
      </w:r>
      <w:r w:rsidRPr="00672A2E">
        <w:rPr>
          <w:lang w:val="en-US"/>
        </w:rPr>
        <w:t xml:space="preserve"> Software Engineering. Human-Computer Interaction. </w:t>
      </w:r>
      <w:proofErr w:type="spellStart"/>
      <w:r>
        <w:t>Rowing</w:t>
      </w:r>
      <w:proofErr w:type="spellEnd"/>
      <w:r>
        <w:t xml:space="preserve">. </w:t>
      </w:r>
      <w:proofErr w:type="spellStart"/>
      <w:r>
        <w:t>Optimization</w:t>
      </w:r>
      <w:proofErr w:type="spellEnd"/>
      <w:r>
        <w:t xml:space="preserve">. Web </w:t>
      </w:r>
      <w:proofErr w:type="spellStart"/>
      <w:r>
        <w:t>Development</w:t>
      </w:r>
      <w:proofErr w:type="spellEnd"/>
      <w:r>
        <w:t>.</w:t>
      </w:r>
    </w:p>
    <w:p w14:paraId="65019926" w14:textId="77777777" w:rsidR="00170137" w:rsidRDefault="001B5730">
      <w:pPr>
        <w:pBdr>
          <w:top w:val="nil"/>
          <w:left w:val="nil"/>
          <w:bottom w:val="nil"/>
          <w:right w:val="nil"/>
          <w:between w:val="nil"/>
        </w:pBdr>
        <w:spacing w:before="1040" w:after="720"/>
        <w:jc w:val="center"/>
        <w:rPr>
          <w:color w:val="000000"/>
          <w:sz w:val="32"/>
          <w:szCs w:val="32"/>
        </w:rPr>
      </w:pPr>
      <w:r>
        <w:br w:type="column"/>
      </w:r>
      <w:r>
        <w:rPr>
          <w:b/>
          <w:bCs/>
          <w:color w:val="000000"/>
          <w:sz w:val="32"/>
          <w:szCs w:val="32"/>
        </w:rPr>
        <w:lastRenderedPageBreak/>
        <w:t>LISTA DE ILUSTRA</w:t>
      </w:r>
      <w:bookmarkStart w:id="5" w:name="9bptk6qdqgl0" w:colFirst="0" w:colLast="0"/>
      <w:bookmarkEnd w:id="5"/>
      <w:r>
        <w:rPr>
          <w:b/>
          <w:bCs/>
          <w:color w:val="000000"/>
          <w:sz w:val="32"/>
          <w:szCs w:val="32"/>
        </w:rPr>
        <w:t>ÇÕES</w:t>
      </w:r>
    </w:p>
    <w:sdt>
      <w:sdtPr>
        <w:id w:val="-883015301"/>
        <w:docPartObj>
          <w:docPartGallery w:val="Table of Contents"/>
          <w:docPartUnique/>
        </w:docPartObj>
      </w:sdtPr>
      <w:sdtEndPr/>
      <w:sdtContent>
        <w:p w14:paraId="095D3747" w14:textId="77777777" w:rsidR="00170137" w:rsidRDefault="001B5730">
          <w:pPr>
            <w:spacing w:before="120" w:after="120"/>
            <w:jc w:val="center"/>
          </w:pPr>
          <w:r>
            <w:rPr>
              <w:i/>
              <w:color w:val="64748B"/>
              <w:sz w:val="20"/>
            </w:rPr>
            <w:t>Nenhuma entrada de lista de ilustrações foi encontrada.</w:t>
          </w:r>
        </w:p>
      </w:sdtContent>
    </w:sdt>
    <w:p w14:paraId="581E448E" w14:textId="77777777" w:rsidR="00170137" w:rsidRDefault="001B5730">
      <w:pPr>
        <w:pBdr>
          <w:top w:val="nil"/>
          <w:left w:val="nil"/>
          <w:bottom w:val="nil"/>
          <w:right w:val="nil"/>
          <w:between w:val="nil"/>
        </w:pBdr>
        <w:tabs>
          <w:tab w:val="left" w:pos="8647"/>
        </w:tabs>
        <w:spacing w:before="1040" w:after="720"/>
        <w:jc w:val="center"/>
        <w:rPr>
          <w:b/>
          <w:bCs/>
          <w:color w:val="000000"/>
          <w:sz w:val="32"/>
          <w:szCs w:val="32"/>
        </w:rPr>
      </w:pPr>
      <w:bookmarkStart w:id="6" w:name="_9ys31bxtwwig" w:colFirst="0" w:colLast="0"/>
      <w:bookmarkEnd w:id="6"/>
      <w:r>
        <w:br w:type="page"/>
      </w:r>
      <w:r>
        <w:rPr>
          <w:b/>
          <w:bCs/>
          <w:color w:val="000000"/>
          <w:sz w:val="32"/>
          <w:szCs w:val="32"/>
        </w:rPr>
        <w:lastRenderedPageBreak/>
        <w:t>LISTA DE TABELAS</w:t>
      </w:r>
    </w:p>
    <w:p w14:paraId="461CE99B" w14:textId="77777777" w:rsidR="00727913" w:rsidRDefault="00294473" w:rsidP="00C86090">
      <w:pPr>
        <w:widowControl w:val="0"/>
        <w:pBdr>
          <w:top w:val="nil"/>
          <w:left w:val="nil"/>
          <w:bottom w:val="nil"/>
          <w:right w:val="nil"/>
          <w:between w:val="nil"/>
        </w:pBdr>
        <w:spacing w:line="276" w:lineRule="auto"/>
        <w:jc w:val="left"/>
        <w:rPr>
          <w:noProof/>
        </w:rPr>
      </w:pPr>
      <w:sdt>
        <w:sdtPr>
          <w:id w:val="-1205573885"/>
          <w:docPartObj>
            <w:docPartGallery w:val="Table of Contents"/>
            <w:docPartUnique/>
          </w:docPartObj>
        </w:sdtPr>
        <w:sdtEndPr/>
        <w:sdtContent>
          <w:r w:rsidR="00672A2E">
            <w:t xml:space="preserve"> </w:t>
          </w:r>
        </w:sdtContent>
      </w:sdt>
      <w:r w:rsidR="00C86090">
        <w:fldChar w:fldCharType="begin"/>
      </w:r>
      <w:r w:rsidR="00C86090">
        <w:instrText xml:space="preserve"> TOC \h \z \c "Tabela" </w:instrText>
      </w:r>
      <w:r w:rsidR="00C86090">
        <w:fldChar w:fldCharType="separate"/>
      </w:r>
    </w:p>
    <w:p w14:paraId="5E3AC91B" w14:textId="50F1D817" w:rsidR="00727913" w:rsidRDefault="00727913">
      <w:pPr>
        <w:pStyle w:val="ndicedeilustraes"/>
        <w:tabs>
          <w:tab w:val="right" w:leader="dot" w:pos="9062"/>
        </w:tabs>
        <w:rPr>
          <w:rFonts w:asciiTheme="minorHAnsi" w:eastAsiaTheme="minorEastAsia" w:hAnsiTheme="minorHAnsi" w:cstheme="minorBidi"/>
          <w:noProof/>
          <w:sz w:val="22"/>
          <w:szCs w:val="22"/>
        </w:rPr>
      </w:pPr>
      <w:hyperlink w:anchor="_Toc242197195" w:history="1">
        <w:r w:rsidRPr="00BF5895">
          <w:rPr>
            <w:rStyle w:val="Hyperlink"/>
            <w:noProof/>
          </w:rPr>
          <w:t>Tabela 1 Comparativo entre Escalação Manual e Escalação Otimizada Fonte: Elaborado pelo autor (2026).</w:t>
        </w:r>
        <w:r>
          <w:rPr>
            <w:noProof/>
            <w:webHidden/>
          </w:rPr>
          <w:tab/>
        </w:r>
        <w:r>
          <w:rPr>
            <w:noProof/>
            <w:webHidden/>
          </w:rPr>
          <w:fldChar w:fldCharType="begin"/>
        </w:r>
        <w:r>
          <w:rPr>
            <w:noProof/>
            <w:webHidden/>
          </w:rPr>
          <w:instrText xml:space="preserve"> PAGEREF _Toc242197195 \h </w:instrText>
        </w:r>
        <w:r>
          <w:rPr>
            <w:noProof/>
            <w:webHidden/>
          </w:rPr>
        </w:r>
        <w:r>
          <w:rPr>
            <w:noProof/>
            <w:webHidden/>
          </w:rPr>
          <w:fldChar w:fldCharType="separate"/>
        </w:r>
        <w:r>
          <w:rPr>
            <w:noProof/>
            <w:webHidden/>
          </w:rPr>
          <w:t>30</w:t>
        </w:r>
        <w:r>
          <w:rPr>
            <w:noProof/>
            <w:webHidden/>
          </w:rPr>
          <w:fldChar w:fldCharType="end"/>
        </w:r>
      </w:hyperlink>
    </w:p>
    <w:p w14:paraId="1041FCEF" w14:textId="37780B30" w:rsidR="00727913" w:rsidRDefault="00727913">
      <w:pPr>
        <w:pStyle w:val="ndicedeilustraes"/>
        <w:tabs>
          <w:tab w:val="right" w:leader="dot" w:pos="9062"/>
        </w:tabs>
        <w:rPr>
          <w:rFonts w:asciiTheme="minorHAnsi" w:eastAsiaTheme="minorEastAsia" w:hAnsiTheme="minorHAnsi" w:cstheme="minorBidi"/>
          <w:noProof/>
          <w:sz w:val="22"/>
          <w:szCs w:val="22"/>
        </w:rPr>
      </w:pPr>
      <w:hyperlink w:anchor="_Toc242197196" w:history="1">
        <w:r w:rsidRPr="00BF5895">
          <w:rPr>
            <w:rStyle w:val="Hyperlink"/>
            <w:noProof/>
          </w:rPr>
          <w:t>Tabela 2 Estrutura e Dados de Exemplo da Grade de Provas (exemplo_provas.csv) Fonte: Elaborado pelo autor com base em dados de Ramalho (2024).</w:t>
        </w:r>
        <w:r>
          <w:rPr>
            <w:noProof/>
            <w:webHidden/>
          </w:rPr>
          <w:tab/>
        </w:r>
        <w:r>
          <w:rPr>
            <w:noProof/>
            <w:webHidden/>
          </w:rPr>
          <w:fldChar w:fldCharType="begin"/>
        </w:r>
        <w:r>
          <w:rPr>
            <w:noProof/>
            <w:webHidden/>
          </w:rPr>
          <w:instrText xml:space="preserve"> PAGEREF _Toc242197196 \h </w:instrText>
        </w:r>
        <w:r>
          <w:rPr>
            <w:noProof/>
            <w:webHidden/>
          </w:rPr>
        </w:r>
        <w:r>
          <w:rPr>
            <w:noProof/>
            <w:webHidden/>
          </w:rPr>
          <w:fldChar w:fldCharType="separate"/>
        </w:r>
        <w:r>
          <w:rPr>
            <w:noProof/>
            <w:webHidden/>
          </w:rPr>
          <w:t>34</w:t>
        </w:r>
        <w:r>
          <w:rPr>
            <w:noProof/>
            <w:webHidden/>
          </w:rPr>
          <w:fldChar w:fldCharType="end"/>
        </w:r>
      </w:hyperlink>
    </w:p>
    <w:p w14:paraId="4E91146C" w14:textId="372673C7" w:rsidR="00727913" w:rsidRDefault="00727913">
      <w:pPr>
        <w:pStyle w:val="ndicedeilustraes"/>
        <w:tabs>
          <w:tab w:val="right" w:leader="dot" w:pos="9062"/>
        </w:tabs>
        <w:rPr>
          <w:rFonts w:asciiTheme="minorHAnsi" w:eastAsiaTheme="minorEastAsia" w:hAnsiTheme="minorHAnsi" w:cstheme="minorBidi"/>
          <w:noProof/>
          <w:sz w:val="22"/>
          <w:szCs w:val="22"/>
        </w:rPr>
      </w:pPr>
      <w:hyperlink w:anchor="_Toc242197197" w:history="1">
        <w:r w:rsidRPr="00BF5895">
          <w:rPr>
            <w:rStyle w:val="Hyperlink"/>
            <w:noProof/>
          </w:rPr>
          <w:t>Tabela 3 Estrutura e Amostra do Quadro de Atletas Inscritos (exemplo_atletas.csv) Fonte: Elaborado pelo autor com base em dados de Ramalho (2024).</w:t>
        </w:r>
        <w:r>
          <w:rPr>
            <w:noProof/>
            <w:webHidden/>
          </w:rPr>
          <w:tab/>
        </w:r>
        <w:r>
          <w:rPr>
            <w:noProof/>
            <w:webHidden/>
          </w:rPr>
          <w:fldChar w:fldCharType="begin"/>
        </w:r>
        <w:r>
          <w:rPr>
            <w:noProof/>
            <w:webHidden/>
          </w:rPr>
          <w:instrText xml:space="preserve"> PAGEREF _Toc242197197 \h </w:instrText>
        </w:r>
        <w:r>
          <w:rPr>
            <w:noProof/>
            <w:webHidden/>
          </w:rPr>
        </w:r>
        <w:r>
          <w:rPr>
            <w:noProof/>
            <w:webHidden/>
          </w:rPr>
          <w:fldChar w:fldCharType="separate"/>
        </w:r>
        <w:r>
          <w:rPr>
            <w:noProof/>
            <w:webHidden/>
          </w:rPr>
          <w:t>35</w:t>
        </w:r>
        <w:r>
          <w:rPr>
            <w:noProof/>
            <w:webHidden/>
          </w:rPr>
          <w:fldChar w:fldCharType="end"/>
        </w:r>
      </w:hyperlink>
    </w:p>
    <w:p w14:paraId="4E85640F" w14:textId="2E1A6BA9" w:rsidR="00170137" w:rsidRPr="00672A2E" w:rsidRDefault="00C86090" w:rsidP="00C86090">
      <w:pPr>
        <w:widowControl w:val="0"/>
        <w:pBdr>
          <w:top w:val="nil"/>
          <w:left w:val="nil"/>
          <w:bottom w:val="nil"/>
          <w:right w:val="nil"/>
          <w:between w:val="nil"/>
        </w:pBdr>
        <w:spacing w:line="276" w:lineRule="auto"/>
        <w:jc w:val="left"/>
        <w:rPr>
          <w:b/>
          <w:bCs/>
        </w:rPr>
      </w:pPr>
      <w:r>
        <w:fldChar w:fldCharType="end"/>
      </w:r>
      <w:r w:rsidR="001B5730">
        <w:br w:type="page"/>
      </w:r>
      <w:r w:rsidR="001B5730">
        <w:rPr>
          <w:b/>
          <w:bCs/>
          <w:color w:val="000000"/>
          <w:sz w:val="32"/>
          <w:szCs w:val="32"/>
        </w:rPr>
        <w:lastRenderedPageBreak/>
        <w:t>LISTA DE ABREVIATU</w:t>
      </w:r>
      <w:bookmarkStart w:id="7" w:name="gd9hbm1je8yh" w:colFirst="0" w:colLast="0"/>
      <w:bookmarkEnd w:id="7"/>
      <w:r w:rsidR="001B5730">
        <w:rPr>
          <w:b/>
          <w:bCs/>
          <w:color w:val="000000"/>
          <w:sz w:val="32"/>
          <w:szCs w:val="32"/>
        </w:rPr>
        <w:t>RAS E SIGLAS</w:t>
      </w:r>
    </w:p>
    <w:p w14:paraId="5F5AEC24" w14:textId="77777777" w:rsidR="00C86E0A" w:rsidRDefault="00C86E0A" w:rsidP="00C86E0A">
      <w:pPr>
        <w:spacing w:after="60" w:line="324" w:lineRule="auto"/>
        <w:jc w:val="left"/>
      </w:pPr>
      <w:r>
        <w:rPr>
          <w:b/>
          <w:color w:val="000000"/>
          <w:sz w:val="22"/>
        </w:rPr>
        <w:t xml:space="preserve">ABNT – </w:t>
      </w:r>
      <w:r>
        <w:rPr>
          <w:color w:val="000000"/>
          <w:sz w:val="22"/>
        </w:rPr>
        <w:t>Associação Brasileira de Normas Técnicas</w:t>
      </w:r>
    </w:p>
    <w:p w14:paraId="3E221B83" w14:textId="77777777" w:rsidR="00C86E0A" w:rsidRDefault="00C86E0A" w:rsidP="00C86E0A">
      <w:pPr>
        <w:spacing w:after="60" w:line="324" w:lineRule="auto"/>
        <w:jc w:val="left"/>
      </w:pPr>
      <w:r>
        <w:rPr>
          <w:b/>
          <w:color w:val="000000"/>
          <w:sz w:val="22"/>
        </w:rPr>
        <w:t xml:space="preserve">API – </w:t>
      </w:r>
      <w:proofErr w:type="spellStart"/>
      <w:r>
        <w:rPr>
          <w:color w:val="000000"/>
          <w:sz w:val="22"/>
        </w:rPr>
        <w:t>Application</w:t>
      </w:r>
      <w:proofErr w:type="spellEnd"/>
      <w:r>
        <w:rPr>
          <w:color w:val="000000"/>
          <w:sz w:val="22"/>
        </w:rPr>
        <w:t xml:space="preserve"> </w:t>
      </w:r>
      <w:proofErr w:type="spellStart"/>
      <w:r>
        <w:rPr>
          <w:color w:val="000000"/>
          <w:sz w:val="22"/>
        </w:rPr>
        <w:t>Programming</w:t>
      </w:r>
      <w:proofErr w:type="spellEnd"/>
      <w:r>
        <w:rPr>
          <w:color w:val="000000"/>
          <w:sz w:val="22"/>
        </w:rPr>
        <w:t xml:space="preserve"> Interface (Interface de Programação de Aplicações)</w:t>
      </w:r>
    </w:p>
    <w:p w14:paraId="3D8642C9" w14:textId="77777777" w:rsidR="00C86E0A" w:rsidRDefault="00C86E0A" w:rsidP="00C86E0A">
      <w:pPr>
        <w:spacing w:after="60" w:line="324" w:lineRule="auto"/>
        <w:jc w:val="left"/>
      </w:pPr>
      <w:r>
        <w:rPr>
          <w:b/>
          <w:color w:val="000000"/>
          <w:sz w:val="22"/>
        </w:rPr>
        <w:t xml:space="preserve">CBR – </w:t>
      </w:r>
      <w:r>
        <w:rPr>
          <w:color w:val="000000"/>
          <w:sz w:val="22"/>
        </w:rPr>
        <w:t>Confederação Brasileira de Remo</w:t>
      </w:r>
    </w:p>
    <w:p w14:paraId="62BCFCD2" w14:textId="77777777" w:rsidR="00C86E0A" w:rsidRDefault="00C86E0A" w:rsidP="00C86E0A">
      <w:pPr>
        <w:spacing w:after="60" w:line="324" w:lineRule="auto"/>
        <w:jc w:val="left"/>
      </w:pPr>
      <w:r>
        <w:rPr>
          <w:b/>
          <w:color w:val="000000"/>
          <w:sz w:val="22"/>
        </w:rPr>
        <w:t xml:space="preserve">CPLEX – </w:t>
      </w:r>
      <w:r>
        <w:rPr>
          <w:color w:val="000000"/>
          <w:sz w:val="22"/>
        </w:rPr>
        <w:t xml:space="preserve">IBM ILOG CPLEX </w:t>
      </w:r>
      <w:proofErr w:type="spellStart"/>
      <w:r>
        <w:rPr>
          <w:color w:val="000000"/>
          <w:sz w:val="22"/>
        </w:rPr>
        <w:t>Optimization</w:t>
      </w:r>
      <w:proofErr w:type="spellEnd"/>
      <w:r>
        <w:rPr>
          <w:color w:val="000000"/>
          <w:sz w:val="22"/>
        </w:rPr>
        <w:t xml:space="preserve"> Studio (Solucionador de Otimização Matemática)</w:t>
      </w:r>
    </w:p>
    <w:p w14:paraId="073C0266" w14:textId="77777777" w:rsidR="00C86E0A" w:rsidRDefault="00C86E0A" w:rsidP="00C86E0A">
      <w:pPr>
        <w:spacing w:after="60" w:line="324" w:lineRule="auto"/>
        <w:jc w:val="left"/>
      </w:pPr>
      <w:r>
        <w:rPr>
          <w:b/>
          <w:color w:val="000000"/>
          <w:sz w:val="22"/>
        </w:rPr>
        <w:t xml:space="preserve">CSV – </w:t>
      </w:r>
      <w:proofErr w:type="spellStart"/>
      <w:r>
        <w:rPr>
          <w:color w:val="000000"/>
          <w:sz w:val="22"/>
        </w:rPr>
        <w:t>Comma-Separated</w:t>
      </w:r>
      <w:proofErr w:type="spellEnd"/>
      <w:r>
        <w:rPr>
          <w:color w:val="000000"/>
          <w:sz w:val="22"/>
        </w:rPr>
        <w:t xml:space="preserve"> </w:t>
      </w:r>
      <w:proofErr w:type="spellStart"/>
      <w:r>
        <w:rPr>
          <w:color w:val="000000"/>
          <w:sz w:val="22"/>
        </w:rPr>
        <w:t>Values</w:t>
      </w:r>
      <w:proofErr w:type="spellEnd"/>
      <w:r>
        <w:rPr>
          <w:color w:val="000000"/>
          <w:sz w:val="22"/>
        </w:rPr>
        <w:t xml:space="preserve"> (Valores Separados por Vírgula ou Ponto-e-Vírgula)</w:t>
      </w:r>
    </w:p>
    <w:p w14:paraId="2434AB12" w14:textId="77777777" w:rsidR="00C86E0A" w:rsidRDefault="00C86E0A" w:rsidP="00C86E0A">
      <w:pPr>
        <w:spacing w:after="60" w:line="324" w:lineRule="auto"/>
        <w:jc w:val="left"/>
      </w:pPr>
      <w:r>
        <w:rPr>
          <w:b/>
          <w:color w:val="000000"/>
          <w:sz w:val="22"/>
        </w:rPr>
        <w:t xml:space="preserve">CSS – </w:t>
      </w:r>
      <w:proofErr w:type="spellStart"/>
      <w:r>
        <w:rPr>
          <w:color w:val="000000"/>
          <w:sz w:val="22"/>
        </w:rPr>
        <w:t>Cascading</w:t>
      </w:r>
      <w:proofErr w:type="spellEnd"/>
      <w:r>
        <w:rPr>
          <w:color w:val="000000"/>
          <w:sz w:val="22"/>
        </w:rPr>
        <w:t xml:space="preserve"> </w:t>
      </w:r>
      <w:proofErr w:type="spellStart"/>
      <w:r>
        <w:rPr>
          <w:color w:val="000000"/>
          <w:sz w:val="22"/>
        </w:rPr>
        <w:t>Style</w:t>
      </w:r>
      <w:proofErr w:type="spellEnd"/>
      <w:r>
        <w:rPr>
          <w:color w:val="000000"/>
          <w:sz w:val="22"/>
        </w:rPr>
        <w:t xml:space="preserve"> </w:t>
      </w:r>
      <w:proofErr w:type="spellStart"/>
      <w:r>
        <w:rPr>
          <w:color w:val="000000"/>
          <w:sz w:val="22"/>
        </w:rPr>
        <w:t>Sheets</w:t>
      </w:r>
      <w:proofErr w:type="spellEnd"/>
      <w:r>
        <w:rPr>
          <w:color w:val="000000"/>
          <w:sz w:val="22"/>
        </w:rPr>
        <w:t xml:space="preserve"> (Folhas de Estilo em Cascata)</w:t>
      </w:r>
    </w:p>
    <w:p w14:paraId="139384DE" w14:textId="77777777" w:rsidR="00C86E0A" w:rsidRDefault="00C86E0A" w:rsidP="00C86E0A">
      <w:pPr>
        <w:spacing w:after="60" w:line="324" w:lineRule="auto"/>
        <w:jc w:val="left"/>
      </w:pPr>
      <w:r>
        <w:rPr>
          <w:b/>
          <w:color w:val="000000"/>
          <w:sz w:val="22"/>
        </w:rPr>
        <w:t xml:space="preserve">DOM – </w:t>
      </w:r>
      <w:proofErr w:type="spellStart"/>
      <w:r>
        <w:rPr>
          <w:color w:val="000000"/>
          <w:sz w:val="22"/>
        </w:rPr>
        <w:t>Document</w:t>
      </w:r>
      <w:proofErr w:type="spellEnd"/>
      <w:r>
        <w:rPr>
          <w:color w:val="000000"/>
          <w:sz w:val="22"/>
        </w:rPr>
        <w:t xml:space="preserve"> </w:t>
      </w:r>
      <w:proofErr w:type="spellStart"/>
      <w:r>
        <w:rPr>
          <w:color w:val="000000"/>
          <w:sz w:val="22"/>
        </w:rPr>
        <w:t>Object</w:t>
      </w:r>
      <w:proofErr w:type="spellEnd"/>
      <w:r>
        <w:rPr>
          <w:color w:val="000000"/>
          <w:sz w:val="22"/>
        </w:rPr>
        <w:t xml:space="preserve"> Model (Modelo de Objeto de Documento)</w:t>
      </w:r>
    </w:p>
    <w:p w14:paraId="1D5CFC63" w14:textId="77777777" w:rsidR="00C86E0A" w:rsidRDefault="00C86E0A" w:rsidP="00C86E0A">
      <w:pPr>
        <w:spacing w:after="60" w:line="324" w:lineRule="auto"/>
        <w:jc w:val="left"/>
      </w:pPr>
      <w:r>
        <w:rPr>
          <w:b/>
          <w:color w:val="000000"/>
          <w:sz w:val="22"/>
        </w:rPr>
        <w:t xml:space="preserve">ESM – </w:t>
      </w:r>
      <w:proofErr w:type="spellStart"/>
      <w:r>
        <w:rPr>
          <w:color w:val="000000"/>
          <w:sz w:val="22"/>
        </w:rPr>
        <w:t>ECMAScript</w:t>
      </w:r>
      <w:proofErr w:type="spellEnd"/>
      <w:r>
        <w:rPr>
          <w:color w:val="000000"/>
          <w:sz w:val="22"/>
        </w:rPr>
        <w:t xml:space="preserve"> Modules (Módulos Nativos do Ecossistema </w:t>
      </w:r>
      <w:proofErr w:type="spellStart"/>
      <w:r>
        <w:rPr>
          <w:color w:val="000000"/>
          <w:sz w:val="22"/>
        </w:rPr>
        <w:t>JavaScript</w:t>
      </w:r>
      <w:proofErr w:type="spellEnd"/>
      <w:r>
        <w:rPr>
          <w:color w:val="000000"/>
          <w:sz w:val="22"/>
        </w:rPr>
        <w:t>)</w:t>
      </w:r>
    </w:p>
    <w:p w14:paraId="134B1D3C" w14:textId="77777777" w:rsidR="00C86E0A" w:rsidRDefault="00C86E0A" w:rsidP="00C86E0A">
      <w:pPr>
        <w:spacing w:after="60" w:line="324" w:lineRule="auto"/>
        <w:jc w:val="left"/>
      </w:pPr>
      <w:r>
        <w:rPr>
          <w:b/>
          <w:color w:val="000000"/>
          <w:sz w:val="22"/>
        </w:rPr>
        <w:t xml:space="preserve">FISA – </w:t>
      </w:r>
      <w:proofErr w:type="spellStart"/>
      <w:r>
        <w:rPr>
          <w:color w:val="000000"/>
          <w:sz w:val="22"/>
        </w:rPr>
        <w:t>Fédération</w:t>
      </w:r>
      <w:proofErr w:type="spellEnd"/>
      <w:r>
        <w:rPr>
          <w:color w:val="000000"/>
          <w:sz w:val="22"/>
        </w:rPr>
        <w:t xml:space="preserve"> Internationale </w:t>
      </w:r>
      <w:proofErr w:type="spellStart"/>
      <w:r>
        <w:rPr>
          <w:color w:val="000000"/>
          <w:sz w:val="22"/>
        </w:rPr>
        <w:t>des</w:t>
      </w:r>
      <w:proofErr w:type="spellEnd"/>
      <w:r>
        <w:rPr>
          <w:color w:val="000000"/>
          <w:sz w:val="22"/>
        </w:rPr>
        <w:t xml:space="preserve"> </w:t>
      </w:r>
      <w:proofErr w:type="spellStart"/>
      <w:r>
        <w:rPr>
          <w:color w:val="000000"/>
          <w:sz w:val="22"/>
        </w:rPr>
        <w:t>Sociétés</w:t>
      </w:r>
      <w:proofErr w:type="spellEnd"/>
      <w:r>
        <w:rPr>
          <w:color w:val="000000"/>
          <w:sz w:val="22"/>
        </w:rPr>
        <w:t xml:space="preserve"> d’</w:t>
      </w:r>
      <w:proofErr w:type="spellStart"/>
      <w:r>
        <w:rPr>
          <w:color w:val="000000"/>
          <w:sz w:val="22"/>
        </w:rPr>
        <w:t>Aviron</w:t>
      </w:r>
      <w:proofErr w:type="spellEnd"/>
      <w:r>
        <w:rPr>
          <w:color w:val="000000"/>
          <w:sz w:val="22"/>
        </w:rPr>
        <w:t xml:space="preserve"> (World </w:t>
      </w:r>
      <w:proofErr w:type="spellStart"/>
      <w:r>
        <w:rPr>
          <w:color w:val="000000"/>
          <w:sz w:val="22"/>
        </w:rPr>
        <w:t>Rowing</w:t>
      </w:r>
      <w:proofErr w:type="spellEnd"/>
      <w:r>
        <w:rPr>
          <w:color w:val="000000"/>
          <w:sz w:val="22"/>
        </w:rPr>
        <w:t xml:space="preserve"> / Federação Internacional de Remo)</w:t>
      </w:r>
    </w:p>
    <w:p w14:paraId="43AD5446" w14:textId="77777777" w:rsidR="00C86E0A" w:rsidRDefault="00C86E0A" w:rsidP="00C86E0A">
      <w:pPr>
        <w:spacing w:after="60" w:line="324" w:lineRule="auto"/>
        <w:jc w:val="left"/>
      </w:pPr>
      <w:r>
        <w:rPr>
          <w:b/>
          <w:color w:val="000000"/>
          <w:sz w:val="22"/>
        </w:rPr>
        <w:t xml:space="preserve">HMR – </w:t>
      </w:r>
      <w:r>
        <w:rPr>
          <w:color w:val="000000"/>
          <w:sz w:val="22"/>
        </w:rPr>
        <w:t xml:space="preserve">Hot Module </w:t>
      </w:r>
      <w:proofErr w:type="spellStart"/>
      <w:r>
        <w:rPr>
          <w:color w:val="000000"/>
          <w:sz w:val="22"/>
        </w:rPr>
        <w:t>Replacement</w:t>
      </w:r>
      <w:proofErr w:type="spellEnd"/>
      <w:r>
        <w:rPr>
          <w:color w:val="000000"/>
          <w:sz w:val="22"/>
        </w:rPr>
        <w:t xml:space="preserve"> (Substituição de Módulos em Tempo Real)</w:t>
      </w:r>
    </w:p>
    <w:p w14:paraId="6B86D439" w14:textId="77777777" w:rsidR="00C86E0A" w:rsidRDefault="00C86E0A" w:rsidP="00C86E0A">
      <w:pPr>
        <w:spacing w:after="60" w:line="324" w:lineRule="auto"/>
        <w:jc w:val="left"/>
      </w:pPr>
      <w:r>
        <w:rPr>
          <w:b/>
          <w:color w:val="000000"/>
          <w:sz w:val="22"/>
        </w:rPr>
        <w:t xml:space="preserve">HTML – </w:t>
      </w:r>
      <w:proofErr w:type="spellStart"/>
      <w:r>
        <w:rPr>
          <w:color w:val="000000"/>
          <w:sz w:val="22"/>
        </w:rPr>
        <w:t>HyperText</w:t>
      </w:r>
      <w:proofErr w:type="spellEnd"/>
      <w:r>
        <w:rPr>
          <w:color w:val="000000"/>
          <w:sz w:val="22"/>
        </w:rPr>
        <w:t xml:space="preserve"> Markup </w:t>
      </w:r>
      <w:proofErr w:type="spellStart"/>
      <w:r>
        <w:rPr>
          <w:color w:val="000000"/>
          <w:sz w:val="22"/>
        </w:rPr>
        <w:t>Language</w:t>
      </w:r>
      <w:proofErr w:type="spellEnd"/>
      <w:r>
        <w:rPr>
          <w:color w:val="000000"/>
          <w:sz w:val="22"/>
        </w:rPr>
        <w:t xml:space="preserve"> (Linguagem de Marcação de Hipertexto)</w:t>
      </w:r>
    </w:p>
    <w:p w14:paraId="2E8883E5" w14:textId="77777777" w:rsidR="00C86E0A" w:rsidRDefault="00C86E0A" w:rsidP="00C86E0A">
      <w:pPr>
        <w:spacing w:after="60" w:line="324" w:lineRule="auto"/>
        <w:jc w:val="left"/>
      </w:pPr>
      <w:r>
        <w:rPr>
          <w:b/>
          <w:color w:val="000000"/>
          <w:sz w:val="22"/>
        </w:rPr>
        <w:t xml:space="preserve">IA – </w:t>
      </w:r>
      <w:r>
        <w:rPr>
          <w:color w:val="000000"/>
          <w:sz w:val="22"/>
        </w:rPr>
        <w:t>Inteligência Artificial</w:t>
      </w:r>
    </w:p>
    <w:p w14:paraId="4638C554" w14:textId="77777777" w:rsidR="00C86E0A" w:rsidRDefault="00C86E0A" w:rsidP="00C86E0A">
      <w:pPr>
        <w:spacing w:after="60" w:line="324" w:lineRule="auto"/>
        <w:jc w:val="left"/>
      </w:pPr>
      <w:r>
        <w:rPr>
          <w:b/>
          <w:color w:val="000000"/>
          <w:sz w:val="22"/>
        </w:rPr>
        <w:t xml:space="preserve">IHC – </w:t>
      </w:r>
      <w:r>
        <w:rPr>
          <w:color w:val="000000"/>
          <w:sz w:val="22"/>
        </w:rPr>
        <w:t>Interação Humano-Computador</w:t>
      </w:r>
    </w:p>
    <w:p w14:paraId="0AF6F8E4" w14:textId="77777777" w:rsidR="00C86E0A" w:rsidRDefault="00C86E0A" w:rsidP="00C86E0A">
      <w:pPr>
        <w:spacing w:after="60" w:line="324" w:lineRule="auto"/>
        <w:jc w:val="left"/>
      </w:pPr>
      <w:r>
        <w:rPr>
          <w:b/>
          <w:color w:val="000000"/>
          <w:sz w:val="22"/>
        </w:rPr>
        <w:t xml:space="preserve">JSON – </w:t>
      </w:r>
      <w:proofErr w:type="spellStart"/>
      <w:r>
        <w:rPr>
          <w:color w:val="000000"/>
          <w:sz w:val="22"/>
        </w:rPr>
        <w:t>JavaScript</w:t>
      </w:r>
      <w:proofErr w:type="spellEnd"/>
      <w:r>
        <w:rPr>
          <w:color w:val="000000"/>
          <w:sz w:val="22"/>
        </w:rPr>
        <w:t xml:space="preserve"> </w:t>
      </w:r>
      <w:proofErr w:type="spellStart"/>
      <w:r>
        <w:rPr>
          <w:color w:val="000000"/>
          <w:sz w:val="22"/>
        </w:rPr>
        <w:t>Object</w:t>
      </w:r>
      <w:proofErr w:type="spellEnd"/>
      <w:r>
        <w:rPr>
          <w:color w:val="000000"/>
          <w:sz w:val="22"/>
        </w:rPr>
        <w:t xml:space="preserve"> </w:t>
      </w:r>
      <w:proofErr w:type="spellStart"/>
      <w:r>
        <w:rPr>
          <w:color w:val="000000"/>
          <w:sz w:val="22"/>
        </w:rPr>
        <w:t>Notation</w:t>
      </w:r>
      <w:proofErr w:type="spellEnd"/>
      <w:r>
        <w:rPr>
          <w:color w:val="000000"/>
          <w:sz w:val="22"/>
        </w:rPr>
        <w:t xml:space="preserve"> (Notação de Objetos </w:t>
      </w:r>
      <w:proofErr w:type="spellStart"/>
      <w:r>
        <w:rPr>
          <w:color w:val="000000"/>
          <w:sz w:val="22"/>
        </w:rPr>
        <w:t>JavaScript</w:t>
      </w:r>
      <w:proofErr w:type="spellEnd"/>
      <w:r>
        <w:rPr>
          <w:color w:val="000000"/>
          <w:sz w:val="22"/>
        </w:rPr>
        <w:t>)</w:t>
      </w:r>
    </w:p>
    <w:p w14:paraId="3FB70058" w14:textId="77777777" w:rsidR="00C86E0A" w:rsidRDefault="00C86E0A" w:rsidP="00C86E0A">
      <w:pPr>
        <w:spacing w:after="60" w:line="324" w:lineRule="auto"/>
        <w:jc w:val="left"/>
      </w:pPr>
      <w:r>
        <w:rPr>
          <w:b/>
          <w:color w:val="000000"/>
          <w:sz w:val="22"/>
        </w:rPr>
        <w:t xml:space="preserve">LTS – </w:t>
      </w:r>
      <w:proofErr w:type="spellStart"/>
      <w:r>
        <w:rPr>
          <w:color w:val="000000"/>
          <w:sz w:val="22"/>
        </w:rPr>
        <w:t>Long</w:t>
      </w:r>
      <w:proofErr w:type="spellEnd"/>
      <w:r>
        <w:rPr>
          <w:color w:val="000000"/>
          <w:sz w:val="22"/>
        </w:rPr>
        <w:t xml:space="preserve"> </w:t>
      </w:r>
      <w:proofErr w:type="spellStart"/>
      <w:r>
        <w:rPr>
          <w:color w:val="000000"/>
          <w:sz w:val="22"/>
        </w:rPr>
        <w:t>Term</w:t>
      </w:r>
      <w:proofErr w:type="spellEnd"/>
      <w:r>
        <w:rPr>
          <w:color w:val="000000"/>
          <w:sz w:val="22"/>
        </w:rPr>
        <w:t xml:space="preserve"> </w:t>
      </w:r>
      <w:proofErr w:type="spellStart"/>
      <w:r>
        <w:rPr>
          <w:color w:val="000000"/>
          <w:sz w:val="22"/>
        </w:rPr>
        <w:t>Support</w:t>
      </w:r>
      <w:proofErr w:type="spellEnd"/>
      <w:r>
        <w:rPr>
          <w:color w:val="000000"/>
          <w:sz w:val="22"/>
        </w:rPr>
        <w:t xml:space="preserve"> (Versão com Suporte de Longo Prazo)</w:t>
      </w:r>
    </w:p>
    <w:p w14:paraId="6A950EAD" w14:textId="77777777" w:rsidR="00C86E0A" w:rsidRDefault="00C86E0A" w:rsidP="00C86E0A">
      <w:pPr>
        <w:spacing w:after="60" w:line="324" w:lineRule="auto"/>
        <w:jc w:val="left"/>
      </w:pPr>
      <w:r>
        <w:rPr>
          <w:b/>
          <w:color w:val="000000"/>
          <w:sz w:val="22"/>
        </w:rPr>
        <w:t xml:space="preserve">PDF – </w:t>
      </w:r>
      <w:proofErr w:type="spellStart"/>
      <w:r>
        <w:rPr>
          <w:color w:val="000000"/>
          <w:sz w:val="22"/>
        </w:rPr>
        <w:t>Portable</w:t>
      </w:r>
      <w:proofErr w:type="spellEnd"/>
      <w:r>
        <w:rPr>
          <w:color w:val="000000"/>
          <w:sz w:val="22"/>
        </w:rPr>
        <w:t xml:space="preserve"> </w:t>
      </w:r>
      <w:proofErr w:type="spellStart"/>
      <w:r>
        <w:rPr>
          <w:color w:val="000000"/>
          <w:sz w:val="22"/>
        </w:rPr>
        <w:t>Document</w:t>
      </w:r>
      <w:proofErr w:type="spellEnd"/>
      <w:r>
        <w:rPr>
          <w:color w:val="000000"/>
          <w:sz w:val="22"/>
        </w:rPr>
        <w:t xml:space="preserve"> Format (Formato de Documento Portátil)</w:t>
      </w:r>
    </w:p>
    <w:p w14:paraId="7360F376" w14:textId="77777777" w:rsidR="00C86E0A" w:rsidRDefault="00C86E0A" w:rsidP="00C86E0A">
      <w:pPr>
        <w:spacing w:after="60" w:line="324" w:lineRule="auto"/>
        <w:jc w:val="left"/>
      </w:pPr>
      <w:r>
        <w:rPr>
          <w:b/>
          <w:color w:val="000000"/>
          <w:sz w:val="22"/>
        </w:rPr>
        <w:t xml:space="preserve">PLI – </w:t>
      </w:r>
      <w:r>
        <w:rPr>
          <w:color w:val="000000"/>
          <w:sz w:val="22"/>
        </w:rPr>
        <w:t>Programação Linear Inteira</w:t>
      </w:r>
    </w:p>
    <w:p w14:paraId="6968F64B" w14:textId="77777777" w:rsidR="00C86E0A" w:rsidRDefault="00C86E0A" w:rsidP="00C86E0A">
      <w:pPr>
        <w:spacing w:after="60" w:line="324" w:lineRule="auto"/>
        <w:jc w:val="left"/>
      </w:pPr>
      <w:r>
        <w:rPr>
          <w:b/>
          <w:color w:val="000000"/>
          <w:sz w:val="22"/>
        </w:rPr>
        <w:t xml:space="preserve">PO – </w:t>
      </w:r>
      <w:r>
        <w:rPr>
          <w:color w:val="000000"/>
          <w:sz w:val="22"/>
        </w:rPr>
        <w:t>Pesquisa Operacional</w:t>
      </w:r>
    </w:p>
    <w:p w14:paraId="7ABD81F8" w14:textId="77777777" w:rsidR="00C86E0A" w:rsidRDefault="00C86E0A" w:rsidP="00C86E0A">
      <w:pPr>
        <w:spacing w:after="60" w:line="324" w:lineRule="auto"/>
        <w:jc w:val="left"/>
      </w:pPr>
      <w:r>
        <w:rPr>
          <w:b/>
          <w:color w:val="000000"/>
          <w:sz w:val="22"/>
        </w:rPr>
        <w:t xml:space="preserve">PWA – </w:t>
      </w:r>
      <w:proofErr w:type="spellStart"/>
      <w:r>
        <w:rPr>
          <w:color w:val="000000"/>
          <w:sz w:val="22"/>
        </w:rPr>
        <w:t>Progressive</w:t>
      </w:r>
      <w:proofErr w:type="spellEnd"/>
      <w:r>
        <w:rPr>
          <w:color w:val="000000"/>
          <w:sz w:val="22"/>
        </w:rPr>
        <w:t xml:space="preserve"> Web App (Aplicação Web Progressiva)</w:t>
      </w:r>
    </w:p>
    <w:p w14:paraId="5330086B" w14:textId="77777777" w:rsidR="00C86E0A" w:rsidRDefault="00C86E0A" w:rsidP="00C86E0A">
      <w:pPr>
        <w:spacing w:after="60" w:line="324" w:lineRule="auto"/>
        <w:jc w:val="left"/>
      </w:pPr>
      <w:r>
        <w:rPr>
          <w:b/>
          <w:color w:val="000000"/>
          <w:sz w:val="22"/>
        </w:rPr>
        <w:t xml:space="preserve">RF – </w:t>
      </w:r>
      <w:r>
        <w:rPr>
          <w:color w:val="000000"/>
          <w:sz w:val="22"/>
        </w:rPr>
        <w:t>Requisito Funcional</w:t>
      </w:r>
    </w:p>
    <w:p w14:paraId="74BFDE7D" w14:textId="77777777" w:rsidR="00C86E0A" w:rsidRDefault="00C86E0A" w:rsidP="00C86E0A">
      <w:pPr>
        <w:spacing w:after="60" w:line="324" w:lineRule="auto"/>
        <w:jc w:val="left"/>
      </w:pPr>
      <w:r>
        <w:rPr>
          <w:b/>
          <w:color w:val="000000"/>
          <w:sz w:val="22"/>
        </w:rPr>
        <w:t xml:space="preserve">RNF – </w:t>
      </w:r>
      <w:r>
        <w:rPr>
          <w:color w:val="000000"/>
          <w:sz w:val="22"/>
        </w:rPr>
        <w:t>Requisito Não Funcional</w:t>
      </w:r>
    </w:p>
    <w:p w14:paraId="7FC757A5" w14:textId="77777777" w:rsidR="00C86E0A" w:rsidRDefault="00C86E0A" w:rsidP="00C86E0A">
      <w:pPr>
        <w:spacing w:after="60" w:line="324" w:lineRule="auto"/>
        <w:jc w:val="left"/>
      </w:pPr>
      <w:r>
        <w:rPr>
          <w:b/>
          <w:color w:val="000000"/>
          <w:sz w:val="22"/>
        </w:rPr>
        <w:t xml:space="preserve">SAD – </w:t>
      </w:r>
      <w:r>
        <w:rPr>
          <w:color w:val="000000"/>
          <w:sz w:val="22"/>
        </w:rPr>
        <w:t>Sistema de Apoio à Decisão</w:t>
      </w:r>
    </w:p>
    <w:p w14:paraId="1D7A470F" w14:textId="77777777" w:rsidR="00C86E0A" w:rsidRDefault="00C86E0A" w:rsidP="00C86E0A">
      <w:pPr>
        <w:spacing w:after="60" w:line="324" w:lineRule="auto"/>
        <w:jc w:val="left"/>
      </w:pPr>
      <w:r>
        <w:rPr>
          <w:b/>
          <w:color w:val="000000"/>
          <w:sz w:val="22"/>
        </w:rPr>
        <w:t xml:space="preserve">SPA – </w:t>
      </w:r>
      <w:r>
        <w:rPr>
          <w:color w:val="000000"/>
          <w:sz w:val="22"/>
        </w:rPr>
        <w:t xml:space="preserve">Single Page </w:t>
      </w:r>
      <w:proofErr w:type="spellStart"/>
      <w:r>
        <w:rPr>
          <w:color w:val="000000"/>
          <w:sz w:val="22"/>
        </w:rPr>
        <w:t>Application</w:t>
      </w:r>
      <w:proofErr w:type="spellEnd"/>
      <w:r>
        <w:rPr>
          <w:color w:val="000000"/>
          <w:sz w:val="22"/>
        </w:rPr>
        <w:t xml:space="preserve"> (Aplicação de Página Única)</w:t>
      </w:r>
    </w:p>
    <w:p w14:paraId="7704D680" w14:textId="77777777" w:rsidR="00C86E0A" w:rsidRDefault="00C86E0A" w:rsidP="00C86E0A">
      <w:pPr>
        <w:spacing w:after="60" w:line="324" w:lineRule="auto"/>
        <w:jc w:val="left"/>
      </w:pPr>
      <w:r>
        <w:rPr>
          <w:b/>
          <w:color w:val="000000"/>
          <w:sz w:val="22"/>
        </w:rPr>
        <w:t xml:space="preserve">TCC – </w:t>
      </w:r>
      <w:r>
        <w:rPr>
          <w:color w:val="000000"/>
          <w:sz w:val="22"/>
        </w:rPr>
        <w:t>Trabalho de Conclusão de Curso</w:t>
      </w:r>
    </w:p>
    <w:p w14:paraId="0FA5D45B" w14:textId="77777777" w:rsidR="00C86E0A" w:rsidRDefault="00C86E0A" w:rsidP="00C86E0A">
      <w:pPr>
        <w:spacing w:after="60" w:line="324" w:lineRule="auto"/>
        <w:jc w:val="left"/>
      </w:pPr>
      <w:r>
        <w:rPr>
          <w:b/>
          <w:color w:val="000000"/>
          <w:sz w:val="22"/>
        </w:rPr>
        <w:t xml:space="preserve">UI – </w:t>
      </w:r>
      <w:proofErr w:type="spellStart"/>
      <w:r>
        <w:rPr>
          <w:color w:val="000000"/>
          <w:sz w:val="22"/>
        </w:rPr>
        <w:t>User</w:t>
      </w:r>
      <w:proofErr w:type="spellEnd"/>
      <w:r>
        <w:rPr>
          <w:color w:val="000000"/>
          <w:sz w:val="22"/>
        </w:rPr>
        <w:t xml:space="preserve"> Interface (Interface do Usuário)</w:t>
      </w:r>
    </w:p>
    <w:p w14:paraId="67D0513E" w14:textId="77777777" w:rsidR="00C86E0A" w:rsidRDefault="00C86E0A" w:rsidP="00C86E0A">
      <w:pPr>
        <w:spacing w:after="60" w:line="324" w:lineRule="auto"/>
        <w:jc w:val="left"/>
      </w:pPr>
      <w:r>
        <w:rPr>
          <w:b/>
          <w:color w:val="000000"/>
          <w:sz w:val="22"/>
        </w:rPr>
        <w:t xml:space="preserve">UX – </w:t>
      </w:r>
      <w:proofErr w:type="spellStart"/>
      <w:r>
        <w:rPr>
          <w:color w:val="000000"/>
          <w:sz w:val="22"/>
        </w:rPr>
        <w:t>User</w:t>
      </w:r>
      <w:proofErr w:type="spellEnd"/>
      <w:r>
        <w:rPr>
          <w:color w:val="000000"/>
          <w:sz w:val="22"/>
        </w:rPr>
        <w:t xml:space="preserve"> Experience (Experiência do Usuário)</w:t>
      </w:r>
    </w:p>
    <w:p w14:paraId="3DC99B7A" w14:textId="77777777" w:rsidR="00C86E0A" w:rsidRDefault="00C86E0A" w:rsidP="00C86E0A">
      <w:pPr>
        <w:spacing w:after="60" w:line="324" w:lineRule="auto"/>
        <w:jc w:val="left"/>
      </w:pPr>
      <w:r>
        <w:rPr>
          <w:b/>
          <w:color w:val="000000"/>
          <w:sz w:val="22"/>
        </w:rPr>
        <w:t xml:space="preserve">W3C – </w:t>
      </w:r>
      <w:r>
        <w:rPr>
          <w:color w:val="000000"/>
          <w:sz w:val="22"/>
        </w:rPr>
        <w:t xml:space="preserve">World </w:t>
      </w:r>
      <w:proofErr w:type="spellStart"/>
      <w:r>
        <w:rPr>
          <w:color w:val="000000"/>
          <w:sz w:val="22"/>
        </w:rPr>
        <w:t>Wide</w:t>
      </w:r>
      <w:proofErr w:type="spellEnd"/>
      <w:r>
        <w:rPr>
          <w:color w:val="000000"/>
          <w:sz w:val="22"/>
        </w:rPr>
        <w:t xml:space="preserve"> Web Consortium</w:t>
      </w:r>
    </w:p>
    <w:p w14:paraId="7A5E7CFF" w14:textId="77777777" w:rsidR="00C86E0A" w:rsidRDefault="00C86E0A" w:rsidP="00C86E0A">
      <w:pPr>
        <w:spacing w:after="60" w:line="324" w:lineRule="auto"/>
        <w:jc w:val="left"/>
      </w:pPr>
      <w:r>
        <w:rPr>
          <w:b/>
          <w:color w:val="000000"/>
          <w:sz w:val="22"/>
        </w:rPr>
        <w:t xml:space="preserve">WCAG – </w:t>
      </w:r>
      <w:r>
        <w:rPr>
          <w:color w:val="000000"/>
          <w:sz w:val="22"/>
        </w:rPr>
        <w:t xml:space="preserve">Web </w:t>
      </w:r>
      <w:proofErr w:type="spellStart"/>
      <w:r>
        <w:rPr>
          <w:color w:val="000000"/>
          <w:sz w:val="22"/>
        </w:rPr>
        <w:t>Content</w:t>
      </w:r>
      <w:proofErr w:type="spellEnd"/>
      <w:r>
        <w:rPr>
          <w:color w:val="000000"/>
          <w:sz w:val="22"/>
        </w:rPr>
        <w:t xml:space="preserve"> </w:t>
      </w:r>
      <w:proofErr w:type="spellStart"/>
      <w:r>
        <w:rPr>
          <w:color w:val="000000"/>
          <w:sz w:val="22"/>
        </w:rPr>
        <w:t>Accessibility</w:t>
      </w:r>
      <w:proofErr w:type="spellEnd"/>
      <w:r>
        <w:rPr>
          <w:color w:val="000000"/>
          <w:sz w:val="22"/>
        </w:rPr>
        <w:t xml:space="preserve"> </w:t>
      </w:r>
      <w:proofErr w:type="spellStart"/>
      <w:r>
        <w:rPr>
          <w:color w:val="000000"/>
          <w:sz w:val="22"/>
        </w:rPr>
        <w:t>Guidelines</w:t>
      </w:r>
      <w:proofErr w:type="spellEnd"/>
      <w:r>
        <w:rPr>
          <w:color w:val="000000"/>
          <w:sz w:val="22"/>
        </w:rPr>
        <w:t xml:space="preserve"> (Diretrizes de Acessibilidade para Conteúdo Web)</w:t>
      </w:r>
    </w:p>
    <w:p w14:paraId="666D8522" w14:textId="494BDB3C" w:rsidR="00170137" w:rsidRPr="00F32FB1" w:rsidRDefault="001B5730" w:rsidP="00F32FB1">
      <w:pPr>
        <w:pBdr>
          <w:top w:val="nil"/>
          <w:left w:val="nil"/>
          <w:bottom w:val="nil"/>
          <w:right w:val="nil"/>
          <w:between w:val="nil"/>
        </w:pBdr>
        <w:spacing w:before="1040" w:after="720"/>
        <w:jc w:val="center"/>
        <w:rPr>
          <w:b/>
          <w:bCs/>
          <w:color w:val="000000"/>
          <w:sz w:val="32"/>
          <w:szCs w:val="32"/>
        </w:rPr>
      </w:pPr>
      <w:r>
        <w:br w:type="page"/>
      </w:r>
      <w:r>
        <w:rPr>
          <w:b/>
          <w:bCs/>
          <w:color w:val="000000"/>
          <w:sz w:val="32"/>
          <w:szCs w:val="32"/>
        </w:rPr>
        <w:lastRenderedPageBreak/>
        <w:t>SUMÁRIO</w:t>
      </w:r>
    </w:p>
    <w:sdt>
      <w:sdtPr>
        <w:rPr>
          <w:rFonts w:ascii="Arial" w:eastAsia="Arial" w:hAnsi="Arial" w:cs="Arial"/>
          <w:color w:val="auto"/>
          <w:sz w:val="24"/>
          <w:szCs w:val="24"/>
        </w:rPr>
        <w:id w:val="-2130159025"/>
        <w:docPartObj>
          <w:docPartGallery w:val="Table of Contents"/>
          <w:docPartUnique/>
        </w:docPartObj>
      </w:sdtPr>
      <w:sdtEndPr>
        <w:rPr>
          <w:b/>
          <w:bCs/>
        </w:rPr>
      </w:sdtEndPr>
      <w:sdtContent>
        <w:p w14:paraId="523EBE78" w14:textId="74BC2D61" w:rsidR="00672A2E" w:rsidRDefault="00672A2E">
          <w:pPr>
            <w:pStyle w:val="CabealhodoSumrio"/>
          </w:pPr>
          <w:r>
            <w:t>Sumário</w:t>
          </w:r>
        </w:p>
        <w:p w14:paraId="705245B5" w14:textId="6CCFDD30" w:rsidR="00F32FB1" w:rsidRDefault="00672A2E">
          <w:pPr>
            <w:pStyle w:val="Sumrio1"/>
            <w:tabs>
              <w:tab w:val="left" w:pos="480"/>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2195332" w:history="1">
            <w:r w:rsidR="00F32FB1" w:rsidRPr="006B4F1B">
              <w:rPr>
                <w:rStyle w:val="Hyperlink"/>
                <w:noProof/>
              </w:rPr>
              <w:t>1</w:t>
            </w:r>
            <w:r w:rsidR="00F32FB1">
              <w:rPr>
                <w:rFonts w:asciiTheme="minorHAnsi" w:eastAsiaTheme="minorEastAsia" w:hAnsiTheme="minorHAnsi" w:cstheme="minorBidi"/>
                <w:noProof/>
                <w:sz w:val="22"/>
                <w:szCs w:val="22"/>
              </w:rPr>
              <w:tab/>
            </w:r>
            <w:r w:rsidR="00F32FB1" w:rsidRPr="006B4F1B">
              <w:rPr>
                <w:rStyle w:val="Hyperlink"/>
                <w:noProof/>
              </w:rPr>
              <w:t>INTRODUÇÃO</w:t>
            </w:r>
            <w:r w:rsidR="00F32FB1">
              <w:rPr>
                <w:noProof/>
                <w:webHidden/>
              </w:rPr>
              <w:tab/>
            </w:r>
            <w:r w:rsidR="00F32FB1">
              <w:rPr>
                <w:noProof/>
                <w:webHidden/>
              </w:rPr>
              <w:fldChar w:fldCharType="begin"/>
            </w:r>
            <w:r w:rsidR="00F32FB1">
              <w:rPr>
                <w:noProof/>
                <w:webHidden/>
              </w:rPr>
              <w:instrText xml:space="preserve"> PAGEREF _Toc242195332 \h </w:instrText>
            </w:r>
            <w:r w:rsidR="00F32FB1">
              <w:rPr>
                <w:noProof/>
                <w:webHidden/>
              </w:rPr>
            </w:r>
            <w:r w:rsidR="00F32FB1">
              <w:rPr>
                <w:noProof/>
                <w:webHidden/>
              </w:rPr>
              <w:fldChar w:fldCharType="separate"/>
            </w:r>
            <w:r w:rsidR="00F32FB1">
              <w:rPr>
                <w:noProof/>
                <w:webHidden/>
              </w:rPr>
              <w:t>13</w:t>
            </w:r>
            <w:r w:rsidR="00F32FB1">
              <w:rPr>
                <w:noProof/>
                <w:webHidden/>
              </w:rPr>
              <w:fldChar w:fldCharType="end"/>
            </w:r>
          </w:hyperlink>
        </w:p>
        <w:p w14:paraId="1F4916A9" w14:textId="737B9A17" w:rsidR="00F32FB1" w:rsidRDefault="00294473">
          <w:pPr>
            <w:pStyle w:val="Sumrio1"/>
            <w:tabs>
              <w:tab w:val="left" w:pos="480"/>
              <w:tab w:val="right" w:leader="dot" w:pos="9062"/>
            </w:tabs>
            <w:rPr>
              <w:rFonts w:asciiTheme="minorHAnsi" w:eastAsiaTheme="minorEastAsia" w:hAnsiTheme="minorHAnsi" w:cstheme="minorBidi"/>
              <w:noProof/>
              <w:sz w:val="22"/>
              <w:szCs w:val="22"/>
            </w:rPr>
          </w:pPr>
          <w:hyperlink w:anchor="_Toc242195333" w:history="1">
            <w:r w:rsidR="00F32FB1" w:rsidRPr="006B4F1B">
              <w:rPr>
                <w:rStyle w:val="Hyperlink"/>
                <w:noProof/>
              </w:rPr>
              <w:t>2</w:t>
            </w:r>
            <w:r w:rsidR="00F32FB1">
              <w:rPr>
                <w:rFonts w:asciiTheme="minorHAnsi" w:eastAsiaTheme="minorEastAsia" w:hAnsiTheme="minorHAnsi" w:cstheme="minorBidi"/>
                <w:noProof/>
                <w:sz w:val="22"/>
                <w:szCs w:val="22"/>
              </w:rPr>
              <w:tab/>
            </w:r>
            <w:r w:rsidR="00F32FB1" w:rsidRPr="006B4F1B">
              <w:rPr>
                <w:rStyle w:val="Hyperlink"/>
                <w:noProof/>
              </w:rPr>
              <w:t>DEFINIÇÃO DO PROBLEMA</w:t>
            </w:r>
            <w:r w:rsidR="00F32FB1">
              <w:rPr>
                <w:noProof/>
                <w:webHidden/>
              </w:rPr>
              <w:tab/>
            </w:r>
            <w:r w:rsidR="00F32FB1">
              <w:rPr>
                <w:noProof/>
                <w:webHidden/>
              </w:rPr>
              <w:fldChar w:fldCharType="begin"/>
            </w:r>
            <w:r w:rsidR="00F32FB1">
              <w:rPr>
                <w:noProof/>
                <w:webHidden/>
              </w:rPr>
              <w:instrText xml:space="preserve"> PAGEREF _Toc242195333 \h </w:instrText>
            </w:r>
            <w:r w:rsidR="00F32FB1">
              <w:rPr>
                <w:noProof/>
                <w:webHidden/>
              </w:rPr>
            </w:r>
            <w:r w:rsidR="00F32FB1">
              <w:rPr>
                <w:noProof/>
                <w:webHidden/>
              </w:rPr>
              <w:fldChar w:fldCharType="separate"/>
            </w:r>
            <w:r w:rsidR="00F32FB1">
              <w:rPr>
                <w:noProof/>
                <w:webHidden/>
              </w:rPr>
              <w:t>14</w:t>
            </w:r>
            <w:r w:rsidR="00F32FB1">
              <w:rPr>
                <w:noProof/>
                <w:webHidden/>
              </w:rPr>
              <w:fldChar w:fldCharType="end"/>
            </w:r>
          </w:hyperlink>
        </w:p>
        <w:p w14:paraId="51F70611" w14:textId="6F1BED95"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34" w:history="1">
            <w:r w:rsidR="00F32FB1" w:rsidRPr="006B4F1B">
              <w:rPr>
                <w:rStyle w:val="Hyperlink"/>
                <w:noProof/>
              </w:rPr>
              <w:t>2.1</w:t>
            </w:r>
            <w:r w:rsidR="00F32FB1">
              <w:rPr>
                <w:rFonts w:asciiTheme="minorHAnsi" w:eastAsiaTheme="minorEastAsia" w:hAnsiTheme="minorHAnsi" w:cstheme="minorBidi"/>
                <w:noProof/>
                <w:sz w:val="22"/>
                <w:szCs w:val="22"/>
              </w:rPr>
              <w:tab/>
            </w:r>
            <w:r w:rsidR="00F32FB1" w:rsidRPr="006B4F1B">
              <w:rPr>
                <w:rStyle w:val="Hyperlink"/>
                <w:noProof/>
              </w:rPr>
              <w:t>OBJETIVOS</w:t>
            </w:r>
            <w:r w:rsidR="00F32FB1">
              <w:rPr>
                <w:noProof/>
                <w:webHidden/>
              </w:rPr>
              <w:tab/>
            </w:r>
            <w:r w:rsidR="00F32FB1">
              <w:rPr>
                <w:noProof/>
                <w:webHidden/>
              </w:rPr>
              <w:fldChar w:fldCharType="begin"/>
            </w:r>
            <w:r w:rsidR="00F32FB1">
              <w:rPr>
                <w:noProof/>
                <w:webHidden/>
              </w:rPr>
              <w:instrText xml:space="preserve"> PAGEREF _Toc242195334 \h </w:instrText>
            </w:r>
            <w:r w:rsidR="00F32FB1">
              <w:rPr>
                <w:noProof/>
                <w:webHidden/>
              </w:rPr>
            </w:r>
            <w:r w:rsidR="00F32FB1">
              <w:rPr>
                <w:noProof/>
                <w:webHidden/>
              </w:rPr>
              <w:fldChar w:fldCharType="separate"/>
            </w:r>
            <w:r w:rsidR="00F32FB1">
              <w:rPr>
                <w:noProof/>
                <w:webHidden/>
              </w:rPr>
              <w:t>15</w:t>
            </w:r>
            <w:r w:rsidR="00F32FB1">
              <w:rPr>
                <w:noProof/>
                <w:webHidden/>
              </w:rPr>
              <w:fldChar w:fldCharType="end"/>
            </w:r>
          </w:hyperlink>
        </w:p>
        <w:p w14:paraId="0CB0AE9E" w14:textId="429FAE59" w:rsidR="00F32FB1" w:rsidRDefault="00294473">
          <w:pPr>
            <w:pStyle w:val="Sumrio3"/>
            <w:tabs>
              <w:tab w:val="left" w:pos="1320"/>
              <w:tab w:val="right" w:leader="dot" w:pos="9062"/>
            </w:tabs>
            <w:rPr>
              <w:rFonts w:asciiTheme="minorHAnsi" w:eastAsiaTheme="minorEastAsia" w:hAnsiTheme="minorHAnsi" w:cstheme="minorBidi"/>
              <w:noProof/>
              <w:sz w:val="22"/>
              <w:szCs w:val="22"/>
            </w:rPr>
          </w:pPr>
          <w:hyperlink w:anchor="_Toc242195335" w:history="1">
            <w:r w:rsidR="00F32FB1" w:rsidRPr="006B4F1B">
              <w:rPr>
                <w:rStyle w:val="Hyperlink"/>
                <w:noProof/>
              </w:rPr>
              <w:t>2.1.1</w:t>
            </w:r>
            <w:r w:rsidR="00F32FB1">
              <w:rPr>
                <w:rFonts w:asciiTheme="minorHAnsi" w:eastAsiaTheme="minorEastAsia" w:hAnsiTheme="minorHAnsi" w:cstheme="minorBidi"/>
                <w:noProof/>
                <w:sz w:val="22"/>
                <w:szCs w:val="22"/>
              </w:rPr>
              <w:tab/>
            </w:r>
            <w:r w:rsidR="00F32FB1" w:rsidRPr="006B4F1B">
              <w:rPr>
                <w:rStyle w:val="Hyperlink"/>
                <w:noProof/>
              </w:rPr>
              <w:t>Objetivo Geral</w:t>
            </w:r>
            <w:r w:rsidR="00F32FB1">
              <w:rPr>
                <w:noProof/>
                <w:webHidden/>
              </w:rPr>
              <w:tab/>
            </w:r>
            <w:r w:rsidR="00F32FB1">
              <w:rPr>
                <w:noProof/>
                <w:webHidden/>
              </w:rPr>
              <w:fldChar w:fldCharType="begin"/>
            </w:r>
            <w:r w:rsidR="00F32FB1">
              <w:rPr>
                <w:noProof/>
                <w:webHidden/>
              </w:rPr>
              <w:instrText xml:space="preserve"> PAGEREF _Toc242195335 \h </w:instrText>
            </w:r>
            <w:r w:rsidR="00F32FB1">
              <w:rPr>
                <w:noProof/>
                <w:webHidden/>
              </w:rPr>
            </w:r>
            <w:r w:rsidR="00F32FB1">
              <w:rPr>
                <w:noProof/>
                <w:webHidden/>
              </w:rPr>
              <w:fldChar w:fldCharType="separate"/>
            </w:r>
            <w:r w:rsidR="00F32FB1">
              <w:rPr>
                <w:noProof/>
                <w:webHidden/>
              </w:rPr>
              <w:t>15</w:t>
            </w:r>
            <w:r w:rsidR="00F32FB1">
              <w:rPr>
                <w:noProof/>
                <w:webHidden/>
              </w:rPr>
              <w:fldChar w:fldCharType="end"/>
            </w:r>
          </w:hyperlink>
        </w:p>
        <w:p w14:paraId="7127A136" w14:textId="3035C8FF" w:rsidR="00F32FB1" w:rsidRDefault="00294473">
          <w:pPr>
            <w:pStyle w:val="Sumrio3"/>
            <w:tabs>
              <w:tab w:val="left" w:pos="1320"/>
              <w:tab w:val="right" w:leader="dot" w:pos="9062"/>
            </w:tabs>
            <w:rPr>
              <w:rFonts w:asciiTheme="minorHAnsi" w:eastAsiaTheme="minorEastAsia" w:hAnsiTheme="minorHAnsi" w:cstheme="minorBidi"/>
              <w:noProof/>
              <w:sz w:val="22"/>
              <w:szCs w:val="22"/>
            </w:rPr>
          </w:pPr>
          <w:hyperlink w:anchor="_Toc242195336" w:history="1">
            <w:r w:rsidR="00F32FB1" w:rsidRPr="006B4F1B">
              <w:rPr>
                <w:rStyle w:val="Hyperlink"/>
                <w:noProof/>
              </w:rPr>
              <w:t>2.1.2</w:t>
            </w:r>
            <w:r w:rsidR="00F32FB1">
              <w:rPr>
                <w:rFonts w:asciiTheme="minorHAnsi" w:eastAsiaTheme="minorEastAsia" w:hAnsiTheme="minorHAnsi" w:cstheme="minorBidi"/>
                <w:noProof/>
                <w:sz w:val="22"/>
                <w:szCs w:val="22"/>
              </w:rPr>
              <w:tab/>
            </w:r>
            <w:r w:rsidR="00F32FB1" w:rsidRPr="006B4F1B">
              <w:rPr>
                <w:rStyle w:val="Hyperlink"/>
                <w:noProof/>
              </w:rPr>
              <w:t>Objetivos Específicos</w:t>
            </w:r>
            <w:r w:rsidR="00F32FB1">
              <w:rPr>
                <w:noProof/>
                <w:webHidden/>
              </w:rPr>
              <w:tab/>
            </w:r>
            <w:r w:rsidR="00F32FB1">
              <w:rPr>
                <w:noProof/>
                <w:webHidden/>
              </w:rPr>
              <w:fldChar w:fldCharType="begin"/>
            </w:r>
            <w:r w:rsidR="00F32FB1">
              <w:rPr>
                <w:noProof/>
                <w:webHidden/>
              </w:rPr>
              <w:instrText xml:space="preserve"> PAGEREF _Toc242195336 \h </w:instrText>
            </w:r>
            <w:r w:rsidR="00F32FB1">
              <w:rPr>
                <w:noProof/>
                <w:webHidden/>
              </w:rPr>
            </w:r>
            <w:r w:rsidR="00F32FB1">
              <w:rPr>
                <w:noProof/>
                <w:webHidden/>
              </w:rPr>
              <w:fldChar w:fldCharType="separate"/>
            </w:r>
            <w:r w:rsidR="00F32FB1">
              <w:rPr>
                <w:noProof/>
                <w:webHidden/>
              </w:rPr>
              <w:t>16</w:t>
            </w:r>
            <w:r w:rsidR="00F32FB1">
              <w:rPr>
                <w:noProof/>
                <w:webHidden/>
              </w:rPr>
              <w:fldChar w:fldCharType="end"/>
            </w:r>
          </w:hyperlink>
        </w:p>
        <w:p w14:paraId="18608F34" w14:textId="5F91B629" w:rsidR="00F32FB1" w:rsidRDefault="00294473">
          <w:pPr>
            <w:pStyle w:val="Sumrio1"/>
            <w:tabs>
              <w:tab w:val="left" w:pos="480"/>
              <w:tab w:val="right" w:leader="dot" w:pos="9062"/>
            </w:tabs>
            <w:rPr>
              <w:rFonts w:asciiTheme="minorHAnsi" w:eastAsiaTheme="minorEastAsia" w:hAnsiTheme="minorHAnsi" w:cstheme="minorBidi"/>
              <w:noProof/>
              <w:sz w:val="22"/>
              <w:szCs w:val="22"/>
            </w:rPr>
          </w:pPr>
          <w:hyperlink w:anchor="_Toc242195337" w:history="1">
            <w:r w:rsidR="00F32FB1" w:rsidRPr="006B4F1B">
              <w:rPr>
                <w:rStyle w:val="Hyperlink"/>
                <w:noProof/>
              </w:rPr>
              <w:t>3</w:t>
            </w:r>
            <w:r w:rsidR="00F32FB1">
              <w:rPr>
                <w:rFonts w:asciiTheme="minorHAnsi" w:eastAsiaTheme="minorEastAsia" w:hAnsiTheme="minorHAnsi" w:cstheme="minorBidi"/>
                <w:noProof/>
                <w:sz w:val="22"/>
                <w:szCs w:val="22"/>
              </w:rPr>
              <w:tab/>
            </w:r>
            <w:r w:rsidR="00F32FB1" w:rsidRPr="006B4F1B">
              <w:rPr>
                <w:rStyle w:val="Hyperlink"/>
                <w:noProof/>
              </w:rPr>
              <w:t>JUSTIFICATIVA</w:t>
            </w:r>
            <w:r w:rsidR="00F32FB1">
              <w:rPr>
                <w:noProof/>
                <w:webHidden/>
              </w:rPr>
              <w:tab/>
            </w:r>
            <w:r w:rsidR="00F32FB1">
              <w:rPr>
                <w:noProof/>
                <w:webHidden/>
              </w:rPr>
              <w:fldChar w:fldCharType="begin"/>
            </w:r>
            <w:r w:rsidR="00F32FB1">
              <w:rPr>
                <w:noProof/>
                <w:webHidden/>
              </w:rPr>
              <w:instrText xml:space="preserve"> PAGEREF _Toc242195337 \h </w:instrText>
            </w:r>
            <w:r w:rsidR="00F32FB1">
              <w:rPr>
                <w:noProof/>
                <w:webHidden/>
              </w:rPr>
            </w:r>
            <w:r w:rsidR="00F32FB1">
              <w:rPr>
                <w:noProof/>
                <w:webHidden/>
              </w:rPr>
              <w:fldChar w:fldCharType="separate"/>
            </w:r>
            <w:r w:rsidR="00F32FB1">
              <w:rPr>
                <w:noProof/>
                <w:webHidden/>
              </w:rPr>
              <w:t>16</w:t>
            </w:r>
            <w:r w:rsidR="00F32FB1">
              <w:rPr>
                <w:noProof/>
                <w:webHidden/>
              </w:rPr>
              <w:fldChar w:fldCharType="end"/>
            </w:r>
          </w:hyperlink>
        </w:p>
        <w:p w14:paraId="4B6277A9" w14:textId="7B726A1B" w:rsidR="00F32FB1" w:rsidRDefault="00294473">
          <w:pPr>
            <w:pStyle w:val="Sumrio1"/>
            <w:tabs>
              <w:tab w:val="left" w:pos="480"/>
              <w:tab w:val="right" w:leader="dot" w:pos="9062"/>
            </w:tabs>
            <w:rPr>
              <w:rFonts w:asciiTheme="minorHAnsi" w:eastAsiaTheme="minorEastAsia" w:hAnsiTheme="minorHAnsi" w:cstheme="minorBidi"/>
              <w:noProof/>
              <w:sz w:val="22"/>
              <w:szCs w:val="22"/>
            </w:rPr>
          </w:pPr>
          <w:hyperlink w:anchor="_Toc242195338" w:history="1">
            <w:r w:rsidR="00F32FB1" w:rsidRPr="006B4F1B">
              <w:rPr>
                <w:rStyle w:val="Hyperlink"/>
                <w:noProof/>
              </w:rPr>
              <w:t>4</w:t>
            </w:r>
            <w:r w:rsidR="00F32FB1">
              <w:rPr>
                <w:rFonts w:asciiTheme="minorHAnsi" w:eastAsiaTheme="minorEastAsia" w:hAnsiTheme="minorHAnsi" w:cstheme="minorBidi"/>
                <w:noProof/>
                <w:sz w:val="22"/>
                <w:szCs w:val="22"/>
              </w:rPr>
              <w:tab/>
            </w:r>
            <w:r w:rsidR="00F32FB1" w:rsidRPr="006B4F1B">
              <w:rPr>
                <w:rStyle w:val="Hyperlink"/>
                <w:noProof/>
              </w:rPr>
              <w:t>4 METODOLOGIA E ARQUITETURA DA SOLUÇÃO</w:t>
            </w:r>
            <w:r w:rsidR="00F32FB1">
              <w:rPr>
                <w:noProof/>
                <w:webHidden/>
              </w:rPr>
              <w:tab/>
            </w:r>
            <w:r w:rsidR="00F32FB1">
              <w:rPr>
                <w:noProof/>
                <w:webHidden/>
              </w:rPr>
              <w:fldChar w:fldCharType="begin"/>
            </w:r>
            <w:r w:rsidR="00F32FB1">
              <w:rPr>
                <w:noProof/>
                <w:webHidden/>
              </w:rPr>
              <w:instrText xml:space="preserve"> PAGEREF _Toc242195338 \h </w:instrText>
            </w:r>
            <w:r w:rsidR="00F32FB1">
              <w:rPr>
                <w:noProof/>
                <w:webHidden/>
              </w:rPr>
            </w:r>
            <w:r w:rsidR="00F32FB1">
              <w:rPr>
                <w:noProof/>
                <w:webHidden/>
              </w:rPr>
              <w:fldChar w:fldCharType="separate"/>
            </w:r>
            <w:r w:rsidR="00F32FB1">
              <w:rPr>
                <w:noProof/>
                <w:webHidden/>
              </w:rPr>
              <w:t>17</w:t>
            </w:r>
            <w:r w:rsidR="00F32FB1">
              <w:rPr>
                <w:noProof/>
                <w:webHidden/>
              </w:rPr>
              <w:fldChar w:fldCharType="end"/>
            </w:r>
          </w:hyperlink>
        </w:p>
        <w:p w14:paraId="1B9569F6" w14:textId="3D915BA2"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39" w:history="1">
            <w:r w:rsidR="00F32FB1" w:rsidRPr="006B4F1B">
              <w:rPr>
                <w:rStyle w:val="Hyperlink"/>
                <w:noProof/>
              </w:rPr>
              <w:t>4.1</w:t>
            </w:r>
            <w:r w:rsidR="00F32FB1">
              <w:rPr>
                <w:rFonts w:asciiTheme="minorHAnsi" w:eastAsiaTheme="minorEastAsia" w:hAnsiTheme="minorHAnsi" w:cstheme="minorBidi"/>
                <w:noProof/>
                <w:sz w:val="22"/>
                <w:szCs w:val="22"/>
              </w:rPr>
              <w:tab/>
            </w:r>
            <w:r w:rsidR="00F32FB1" w:rsidRPr="006B4F1B">
              <w:rPr>
                <w:rStyle w:val="Hyperlink"/>
                <w:noProof/>
              </w:rPr>
              <w:t>DESACOPLAMENTO ARQUITETURAL E TRANSIÇÃO PARA O MODELO CLIENTE-SERVIDOR</w:t>
            </w:r>
            <w:r w:rsidR="00F32FB1">
              <w:rPr>
                <w:noProof/>
                <w:webHidden/>
              </w:rPr>
              <w:tab/>
            </w:r>
            <w:r w:rsidR="00F32FB1">
              <w:rPr>
                <w:noProof/>
                <w:webHidden/>
              </w:rPr>
              <w:fldChar w:fldCharType="begin"/>
            </w:r>
            <w:r w:rsidR="00F32FB1">
              <w:rPr>
                <w:noProof/>
                <w:webHidden/>
              </w:rPr>
              <w:instrText xml:space="preserve"> PAGEREF _Toc242195339 \h </w:instrText>
            </w:r>
            <w:r w:rsidR="00F32FB1">
              <w:rPr>
                <w:noProof/>
                <w:webHidden/>
              </w:rPr>
            </w:r>
            <w:r w:rsidR="00F32FB1">
              <w:rPr>
                <w:noProof/>
                <w:webHidden/>
              </w:rPr>
              <w:fldChar w:fldCharType="separate"/>
            </w:r>
            <w:r w:rsidR="00F32FB1">
              <w:rPr>
                <w:noProof/>
                <w:webHidden/>
              </w:rPr>
              <w:t>18</w:t>
            </w:r>
            <w:r w:rsidR="00F32FB1">
              <w:rPr>
                <w:noProof/>
                <w:webHidden/>
              </w:rPr>
              <w:fldChar w:fldCharType="end"/>
            </w:r>
          </w:hyperlink>
        </w:p>
        <w:p w14:paraId="4E0EB47E" w14:textId="75B0AD0C"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40" w:history="1">
            <w:r w:rsidR="00F32FB1" w:rsidRPr="006B4F1B">
              <w:rPr>
                <w:rStyle w:val="Hyperlink"/>
                <w:noProof/>
              </w:rPr>
              <w:t>4.2</w:t>
            </w:r>
            <w:r w:rsidR="00F32FB1">
              <w:rPr>
                <w:rFonts w:asciiTheme="minorHAnsi" w:eastAsiaTheme="minorEastAsia" w:hAnsiTheme="minorHAnsi" w:cstheme="minorBidi"/>
                <w:noProof/>
                <w:sz w:val="22"/>
                <w:szCs w:val="22"/>
              </w:rPr>
              <w:tab/>
            </w:r>
            <w:r w:rsidR="00F32FB1" w:rsidRPr="006B4F1B">
              <w:rPr>
                <w:rStyle w:val="Hyperlink"/>
                <w:noProof/>
              </w:rPr>
              <w:t>Tecnologias Empregadas no Front-end</w:t>
            </w:r>
            <w:r w:rsidR="00F32FB1">
              <w:rPr>
                <w:noProof/>
                <w:webHidden/>
              </w:rPr>
              <w:tab/>
            </w:r>
            <w:r w:rsidR="00F32FB1">
              <w:rPr>
                <w:noProof/>
                <w:webHidden/>
              </w:rPr>
              <w:fldChar w:fldCharType="begin"/>
            </w:r>
            <w:r w:rsidR="00F32FB1">
              <w:rPr>
                <w:noProof/>
                <w:webHidden/>
              </w:rPr>
              <w:instrText xml:space="preserve"> PAGEREF _Toc242195340 \h </w:instrText>
            </w:r>
            <w:r w:rsidR="00F32FB1">
              <w:rPr>
                <w:noProof/>
                <w:webHidden/>
              </w:rPr>
            </w:r>
            <w:r w:rsidR="00F32FB1">
              <w:rPr>
                <w:noProof/>
                <w:webHidden/>
              </w:rPr>
              <w:fldChar w:fldCharType="separate"/>
            </w:r>
            <w:r w:rsidR="00F32FB1">
              <w:rPr>
                <w:noProof/>
                <w:webHidden/>
              </w:rPr>
              <w:t>19</w:t>
            </w:r>
            <w:r w:rsidR="00F32FB1">
              <w:rPr>
                <w:noProof/>
                <w:webHidden/>
              </w:rPr>
              <w:fldChar w:fldCharType="end"/>
            </w:r>
          </w:hyperlink>
        </w:p>
        <w:p w14:paraId="252F3378" w14:textId="4FA03FA4"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41" w:history="1">
            <w:r w:rsidR="00F32FB1" w:rsidRPr="006B4F1B">
              <w:rPr>
                <w:rStyle w:val="Hyperlink"/>
                <w:noProof/>
              </w:rPr>
              <w:t>4.3</w:t>
            </w:r>
            <w:r w:rsidR="00F32FB1">
              <w:rPr>
                <w:rFonts w:asciiTheme="minorHAnsi" w:eastAsiaTheme="minorEastAsia" w:hAnsiTheme="minorHAnsi" w:cstheme="minorBidi"/>
                <w:noProof/>
                <w:sz w:val="22"/>
                <w:szCs w:val="22"/>
              </w:rPr>
              <w:tab/>
            </w:r>
            <w:r w:rsidR="00F32FB1" w:rsidRPr="006B4F1B">
              <w:rPr>
                <w:rStyle w:val="Hyperlink"/>
                <w:noProof/>
              </w:rPr>
              <w:t>Aplicação das Heurísticas de Usabilidade de Nielsen</w:t>
            </w:r>
            <w:r w:rsidR="00F32FB1">
              <w:rPr>
                <w:noProof/>
                <w:webHidden/>
              </w:rPr>
              <w:tab/>
            </w:r>
            <w:r w:rsidR="00F32FB1">
              <w:rPr>
                <w:noProof/>
                <w:webHidden/>
              </w:rPr>
              <w:fldChar w:fldCharType="begin"/>
            </w:r>
            <w:r w:rsidR="00F32FB1">
              <w:rPr>
                <w:noProof/>
                <w:webHidden/>
              </w:rPr>
              <w:instrText xml:space="preserve"> PAGEREF _Toc242195341 \h </w:instrText>
            </w:r>
            <w:r w:rsidR="00F32FB1">
              <w:rPr>
                <w:noProof/>
                <w:webHidden/>
              </w:rPr>
            </w:r>
            <w:r w:rsidR="00F32FB1">
              <w:rPr>
                <w:noProof/>
                <w:webHidden/>
              </w:rPr>
              <w:fldChar w:fldCharType="separate"/>
            </w:r>
            <w:r w:rsidR="00F32FB1">
              <w:rPr>
                <w:noProof/>
                <w:webHidden/>
              </w:rPr>
              <w:t>19</w:t>
            </w:r>
            <w:r w:rsidR="00F32FB1">
              <w:rPr>
                <w:noProof/>
                <w:webHidden/>
              </w:rPr>
              <w:fldChar w:fldCharType="end"/>
            </w:r>
          </w:hyperlink>
        </w:p>
        <w:p w14:paraId="1ED65970" w14:textId="7D2A30A8" w:rsidR="00F32FB1" w:rsidRDefault="00294473">
          <w:pPr>
            <w:pStyle w:val="Sumrio1"/>
            <w:tabs>
              <w:tab w:val="left" w:pos="480"/>
              <w:tab w:val="right" w:leader="dot" w:pos="9062"/>
            </w:tabs>
            <w:rPr>
              <w:rFonts w:asciiTheme="minorHAnsi" w:eastAsiaTheme="minorEastAsia" w:hAnsiTheme="minorHAnsi" w:cstheme="minorBidi"/>
              <w:noProof/>
              <w:sz w:val="22"/>
              <w:szCs w:val="22"/>
            </w:rPr>
          </w:pPr>
          <w:hyperlink w:anchor="_Toc242195342" w:history="1">
            <w:r w:rsidR="00F32FB1" w:rsidRPr="006B4F1B">
              <w:rPr>
                <w:rStyle w:val="Hyperlink"/>
                <w:noProof/>
              </w:rPr>
              <w:t>5</w:t>
            </w:r>
            <w:r w:rsidR="00F32FB1">
              <w:rPr>
                <w:rFonts w:asciiTheme="minorHAnsi" w:eastAsiaTheme="minorEastAsia" w:hAnsiTheme="minorHAnsi" w:cstheme="minorBidi"/>
                <w:noProof/>
                <w:sz w:val="22"/>
                <w:szCs w:val="22"/>
              </w:rPr>
              <w:tab/>
            </w:r>
            <w:r w:rsidR="00F32FB1" w:rsidRPr="006B4F1B">
              <w:rPr>
                <w:rStyle w:val="Hyperlink"/>
                <w:noProof/>
              </w:rPr>
              <w:t>IMPLEMENTAÇÃO DA INTERFACE E DETALHAMENTO DO CÓDIGO</w:t>
            </w:r>
            <w:r w:rsidR="00F32FB1">
              <w:rPr>
                <w:noProof/>
                <w:webHidden/>
              </w:rPr>
              <w:tab/>
            </w:r>
            <w:r w:rsidR="00F32FB1">
              <w:rPr>
                <w:noProof/>
                <w:webHidden/>
              </w:rPr>
              <w:fldChar w:fldCharType="begin"/>
            </w:r>
            <w:r w:rsidR="00F32FB1">
              <w:rPr>
                <w:noProof/>
                <w:webHidden/>
              </w:rPr>
              <w:instrText xml:space="preserve"> PAGEREF _Toc242195342 \h </w:instrText>
            </w:r>
            <w:r w:rsidR="00F32FB1">
              <w:rPr>
                <w:noProof/>
                <w:webHidden/>
              </w:rPr>
            </w:r>
            <w:r w:rsidR="00F32FB1">
              <w:rPr>
                <w:noProof/>
                <w:webHidden/>
              </w:rPr>
              <w:fldChar w:fldCharType="separate"/>
            </w:r>
            <w:r w:rsidR="00F32FB1">
              <w:rPr>
                <w:noProof/>
                <w:webHidden/>
              </w:rPr>
              <w:t>20</w:t>
            </w:r>
            <w:r w:rsidR="00F32FB1">
              <w:rPr>
                <w:noProof/>
                <w:webHidden/>
              </w:rPr>
              <w:fldChar w:fldCharType="end"/>
            </w:r>
          </w:hyperlink>
        </w:p>
        <w:p w14:paraId="2031E52C" w14:textId="71860F9F"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43" w:history="1">
            <w:r w:rsidR="00F32FB1" w:rsidRPr="006B4F1B">
              <w:rPr>
                <w:rStyle w:val="Hyperlink"/>
                <w:noProof/>
              </w:rPr>
              <w:t>5.1</w:t>
            </w:r>
            <w:r w:rsidR="00F32FB1">
              <w:rPr>
                <w:rFonts w:asciiTheme="minorHAnsi" w:eastAsiaTheme="minorEastAsia" w:hAnsiTheme="minorHAnsi" w:cstheme="minorBidi"/>
                <w:noProof/>
                <w:sz w:val="22"/>
                <w:szCs w:val="22"/>
              </w:rPr>
              <w:tab/>
            </w:r>
            <w:r w:rsidR="00F32FB1" w:rsidRPr="006B4F1B">
              <w:rPr>
                <w:rStyle w:val="Hyperlink"/>
                <w:noProof/>
              </w:rPr>
              <w:t>Módulo de Parâmetros Globais e Dashboard (RF01 e RF02)</w:t>
            </w:r>
            <w:r w:rsidR="00F32FB1">
              <w:rPr>
                <w:noProof/>
                <w:webHidden/>
              </w:rPr>
              <w:tab/>
            </w:r>
            <w:r w:rsidR="00F32FB1">
              <w:rPr>
                <w:noProof/>
                <w:webHidden/>
              </w:rPr>
              <w:fldChar w:fldCharType="begin"/>
            </w:r>
            <w:r w:rsidR="00F32FB1">
              <w:rPr>
                <w:noProof/>
                <w:webHidden/>
              </w:rPr>
              <w:instrText xml:space="preserve"> PAGEREF _Toc242195343 \h </w:instrText>
            </w:r>
            <w:r w:rsidR="00F32FB1">
              <w:rPr>
                <w:noProof/>
                <w:webHidden/>
              </w:rPr>
            </w:r>
            <w:r w:rsidR="00F32FB1">
              <w:rPr>
                <w:noProof/>
                <w:webHidden/>
              </w:rPr>
              <w:fldChar w:fldCharType="separate"/>
            </w:r>
            <w:r w:rsidR="00F32FB1">
              <w:rPr>
                <w:noProof/>
                <w:webHidden/>
              </w:rPr>
              <w:t>21</w:t>
            </w:r>
            <w:r w:rsidR="00F32FB1">
              <w:rPr>
                <w:noProof/>
                <w:webHidden/>
              </w:rPr>
              <w:fldChar w:fldCharType="end"/>
            </w:r>
          </w:hyperlink>
        </w:p>
        <w:p w14:paraId="35318767" w14:textId="00DF1135"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44" w:history="1">
            <w:r w:rsidR="00F32FB1" w:rsidRPr="006B4F1B">
              <w:rPr>
                <w:rStyle w:val="Hyperlink"/>
                <w:noProof/>
              </w:rPr>
              <w:t>5.2</w:t>
            </w:r>
            <w:r w:rsidR="00F32FB1">
              <w:rPr>
                <w:rFonts w:asciiTheme="minorHAnsi" w:eastAsiaTheme="minorEastAsia" w:hAnsiTheme="minorHAnsi" w:cstheme="minorBidi"/>
                <w:noProof/>
                <w:sz w:val="22"/>
                <w:szCs w:val="22"/>
              </w:rPr>
              <w:tab/>
            </w:r>
            <w:r w:rsidR="00F32FB1" w:rsidRPr="006B4F1B">
              <w:rPr>
                <w:rStyle w:val="Hyperlink"/>
                <w:noProof/>
              </w:rPr>
              <w:t>Módulo de Gestão da Grade de Provas (RF04, RNF02 e RNF06)</w:t>
            </w:r>
            <w:r w:rsidR="00F32FB1">
              <w:rPr>
                <w:noProof/>
                <w:webHidden/>
              </w:rPr>
              <w:tab/>
            </w:r>
            <w:r w:rsidR="00F32FB1">
              <w:rPr>
                <w:noProof/>
                <w:webHidden/>
              </w:rPr>
              <w:fldChar w:fldCharType="begin"/>
            </w:r>
            <w:r w:rsidR="00F32FB1">
              <w:rPr>
                <w:noProof/>
                <w:webHidden/>
              </w:rPr>
              <w:instrText xml:space="preserve"> PAGEREF _Toc242195344 \h </w:instrText>
            </w:r>
            <w:r w:rsidR="00F32FB1">
              <w:rPr>
                <w:noProof/>
                <w:webHidden/>
              </w:rPr>
            </w:r>
            <w:r w:rsidR="00F32FB1">
              <w:rPr>
                <w:noProof/>
                <w:webHidden/>
              </w:rPr>
              <w:fldChar w:fldCharType="separate"/>
            </w:r>
            <w:r w:rsidR="00F32FB1">
              <w:rPr>
                <w:noProof/>
                <w:webHidden/>
              </w:rPr>
              <w:t>21</w:t>
            </w:r>
            <w:r w:rsidR="00F32FB1">
              <w:rPr>
                <w:noProof/>
                <w:webHidden/>
              </w:rPr>
              <w:fldChar w:fldCharType="end"/>
            </w:r>
          </w:hyperlink>
        </w:p>
        <w:p w14:paraId="482439A8" w14:textId="1C7684C2"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45" w:history="1">
            <w:r w:rsidR="00F32FB1" w:rsidRPr="006B4F1B">
              <w:rPr>
                <w:rStyle w:val="Hyperlink"/>
                <w:noProof/>
              </w:rPr>
              <w:t>5.3</w:t>
            </w:r>
            <w:r w:rsidR="00F32FB1">
              <w:rPr>
                <w:rFonts w:asciiTheme="minorHAnsi" w:eastAsiaTheme="minorEastAsia" w:hAnsiTheme="minorHAnsi" w:cstheme="minorBidi"/>
                <w:noProof/>
                <w:sz w:val="22"/>
                <w:szCs w:val="22"/>
              </w:rPr>
              <w:tab/>
            </w:r>
            <w:r w:rsidR="00F32FB1" w:rsidRPr="006B4F1B">
              <w:rPr>
                <w:rStyle w:val="Hyperlink"/>
                <w:noProof/>
              </w:rPr>
              <w:t>Módulo de Quadro de Remadores (RF03, RNF01 e RNF05)</w:t>
            </w:r>
            <w:r w:rsidR="00F32FB1">
              <w:rPr>
                <w:noProof/>
                <w:webHidden/>
              </w:rPr>
              <w:tab/>
            </w:r>
            <w:r w:rsidR="00F32FB1">
              <w:rPr>
                <w:noProof/>
                <w:webHidden/>
              </w:rPr>
              <w:fldChar w:fldCharType="begin"/>
            </w:r>
            <w:r w:rsidR="00F32FB1">
              <w:rPr>
                <w:noProof/>
                <w:webHidden/>
              </w:rPr>
              <w:instrText xml:space="preserve"> PAGEREF _Toc242195345 \h </w:instrText>
            </w:r>
            <w:r w:rsidR="00F32FB1">
              <w:rPr>
                <w:noProof/>
                <w:webHidden/>
              </w:rPr>
            </w:r>
            <w:r w:rsidR="00F32FB1">
              <w:rPr>
                <w:noProof/>
                <w:webHidden/>
              </w:rPr>
              <w:fldChar w:fldCharType="separate"/>
            </w:r>
            <w:r w:rsidR="00F32FB1">
              <w:rPr>
                <w:noProof/>
                <w:webHidden/>
              </w:rPr>
              <w:t>22</w:t>
            </w:r>
            <w:r w:rsidR="00F32FB1">
              <w:rPr>
                <w:noProof/>
                <w:webHidden/>
              </w:rPr>
              <w:fldChar w:fldCharType="end"/>
            </w:r>
          </w:hyperlink>
        </w:p>
        <w:p w14:paraId="30C4C78F" w14:textId="55DD2DBC"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46" w:history="1">
            <w:r w:rsidR="00F32FB1" w:rsidRPr="006B4F1B">
              <w:rPr>
                <w:rStyle w:val="Hyperlink"/>
                <w:noProof/>
              </w:rPr>
              <w:t>5.4</w:t>
            </w:r>
            <w:r w:rsidR="00F32FB1">
              <w:rPr>
                <w:rFonts w:asciiTheme="minorHAnsi" w:eastAsiaTheme="minorEastAsia" w:hAnsiTheme="minorHAnsi" w:cstheme="minorBidi"/>
                <w:noProof/>
                <w:sz w:val="22"/>
                <w:szCs w:val="22"/>
              </w:rPr>
              <w:tab/>
            </w:r>
            <w:r w:rsidR="00F32FB1" w:rsidRPr="006B4F1B">
              <w:rPr>
                <w:rStyle w:val="Hyperlink"/>
                <w:noProof/>
              </w:rPr>
              <w:t>Motor de Regras Manuais: Bloqueio e Fixação (RF05 e RF06)</w:t>
            </w:r>
            <w:r w:rsidR="00F32FB1">
              <w:rPr>
                <w:noProof/>
                <w:webHidden/>
              </w:rPr>
              <w:tab/>
            </w:r>
            <w:r w:rsidR="00F32FB1">
              <w:rPr>
                <w:noProof/>
                <w:webHidden/>
              </w:rPr>
              <w:fldChar w:fldCharType="begin"/>
            </w:r>
            <w:r w:rsidR="00F32FB1">
              <w:rPr>
                <w:noProof/>
                <w:webHidden/>
              </w:rPr>
              <w:instrText xml:space="preserve"> PAGEREF _Toc242195346 \h </w:instrText>
            </w:r>
            <w:r w:rsidR="00F32FB1">
              <w:rPr>
                <w:noProof/>
                <w:webHidden/>
              </w:rPr>
            </w:r>
            <w:r w:rsidR="00F32FB1">
              <w:rPr>
                <w:noProof/>
                <w:webHidden/>
              </w:rPr>
              <w:fldChar w:fldCharType="separate"/>
            </w:r>
            <w:r w:rsidR="00F32FB1">
              <w:rPr>
                <w:noProof/>
                <w:webHidden/>
              </w:rPr>
              <w:t>23</w:t>
            </w:r>
            <w:r w:rsidR="00F32FB1">
              <w:rPr>
                <w:noProof/>
                <w:webHidden/>
              </w:rPr>
              <w:fldChar w:fldCharType="end"/>
            </w:r>
          </w:hyperlink>
        </w:p>
        <w:p w14:paraId="08289783" w14:textId="006AC9FB"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47" w:history="1">
            <w:r w:rsidR="00F32FB1" w:rsidRPr="006B4F1B">
              <w:rPr>
                <w:rStyle w:val="Hyperlink"/>
                <w:noProof/>
              </w:rPr>
              <w:t>5.5</w:t>
            </w:r>
            <w:r w:rsidR="00F32FB1">
              <w:rPr>
                <w:rFonts w:asciiTheme="minorHAnsi" w:eastAsiaTheme="minorEastAsia" w:hAnsiTheme="minorHAnsi" w:cstheme="minorBidi"/>
                <w:noProof/>
                <w:sz w:val="22"/>
                <w:szCs w:val="22"/>
              </w:rPr>
              <w:tab/>
            </w:r>
            <w:r w:rsidR="00F32FB1" w:rsidRPr="006B4F1B">
              <w:rPr>
                <w:rStyle w:val="Hyperlink"/>
                <w:noProof/>
              </w:rPr>
              <w:t>Validação Prévia e Execução da Otimização Matemática (RF07, RF08 e RNF07/08)</w:t>
            </w:r>
            <w:r w:rsidR="00F32FB1">
              <w:rPr>
                <w:noProof/>
                <w:webHidden/>
              </w:rPr>
              <w:tab/>
            </w:r>
            <w:r w:rsidR="00F32FB1">
              <w:rPr>
                <w:noProof/>
                <w:webHidden/>
              </w:rPr>
              <w:fldChar w:fldCharType="begin"/>
            </w:r>
            <w:r w:rsidR="00F32FB1">
              <w:rPr>
                <w:noProof/>
                <w:webHidden/>
              </w:rPr>
              <w:instrText xml:space="preserve"> PAGEREF _Toc242195347 \h </w:instrText>
            </w:r>
            <w:r w:rsidR="00F32FB1">
              <w:rPr>
                <w:noProof/>
                <w:webHidden/>
              </w:rPr>
            </w:r>
            <w:r w:rsidR="00F32FB1">
              <w:rPr>
                <w:noProof/>
                <w:webHidden/>
              </w:rPr>
              <w:fldChar w:fldCharType="separate"/>
            </w:r>
            <w:r w:rsidR="00F32FB1">
              <w:rPr>
                <w:noProof/>
                <w:webHidden/>
              </w:rPr>
              <w:t>24</w:t>
            </w:r>
            <w:r w:rsidR="00F32FB1">
              <w:rPr>
                <w:noProof/>
                <w:webHidden/>
              </w:rPr>
              <w:fldChar w:fldCharType="end"/>
            </w:r>
          </w:hyperlink>
        </w:p>
        <w:p w14:paraId="184938E9" w14:textId="41FA20D6"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48" w:history="1">
            <w:r w:rsidR="00F32FB1" w:rsidRPr="006B4F1B">
              <w:rPr>
                <w:rStyle w:val="Hyperlink"/>
                <w:noProof/>
              </w:rPr>
              <w:t>5.6</w:t>
            </w:r>
            <w:r w:rsidR="00F32FB1">
              <w:rPr>
                <w:rFonts w:asciiTheme="minorHAnsi" w:eastAsiaTheme="minorEastAsia" w:hAnsiTheme="minorHAnsi" w:cstheme="minorBidi"/>
                <w:noProof/>
                <w:sz w:val="22"/>
                <w:szCs w:val="22"/>
              </w:rPr>
              <w:tab/>
            </w:r>
            <w:r w:rsidR="00F32FB1" w:rsidRPr="006B4F1B">
              <w:rPr>
                <w:rStyle w:val="Hyperlink"/>
                <w:noProof/>
              </w:rPr>
              <w:t>Central de Ajuda e Manual de Operação Integrado</w:t>
            </w:r>
            <w:r w:rsidR="00F32FB1">
              <w:rPr>
                <w:noProof/>
                <w:webHidden/>
              </w:rPr>
              <w:tab/>
            </w:r>
            <w:r w:rsidR="00F32FB1">
              <w:rPr>
                <w:noProof/>
                <w:webHidden/>
              </w:rPr>
              <w:fldChar w:fldCharType="begin"/>
            </w:r>
            <w:r w:rsidR="00F32FB1">
              <w:rPr>
                <w:noProof/>
                <w:webHidden/>
              </w:rPr>
              <w:instrText xml:space="preserve"> PAGEREF _Toc242195348 \h </w:instrText>
            </w:r>
            <w:r w:rsidR="00F32FB1">
              <w:rPr>
                <w:noProof/>
                <w:webHidden/>
              </w:rPr>
            </w:r>
            <w:r w:rsidR="00F32FB1">
              <w:rPr>
                <w:noProof/>
                <w:webHidden/>
              </w:rPr>
              <w:fldChar w:fldCharType="separate"/>
            </w:r>
            <w:r w:rsidR="00F32FB1">
              <w:rPr>
                <w:noProof/>
                <w:webHidden/>
              </w:rPr>
              <w:t>26</w:t>
            </w:r>
            <w:r w:rsidR="00F32FB1">
              <w:rPr>
                <w:noProof/>
                <w:webHidden/>
              </w:rPr>
              <w:fldChar w:fldCharType="end"/>
            </w:r>
          </w:hyperlink>
        </w:p>
        <w:p w14:paraId="4C18FE96" w14:textId="306EE366" w:rsidR="00F32FB1" w:rsidRDefault="00294473">
          <w:pPr>
            <w:pStyle w:val="Sumrio1"/>
            <w:tabs>
              <w:tab w:val="left" w:pos="480"/>
              <w:tab w:val="right" w:leader="dot" w:pos="9062"/>
            </w:tabs>
            <w:rPr>
              <w:rFonts w:asciiTheme="minorHAnsi" w:eastAsiaTheme="minorEastAsia" w:hAnsiTheme="minorHAnsi" w:cstheme="minorBidi"/>
              <w:noProof/>
              <w:sz w:val="22"/>
              <w:szCs w:val="22"/>
            </w:rPr>
          </w:pPr>
          <w:hyperlink w:anchor="_Toc242195349" w:history="1">
            <w:r w:rsidR="00F32FB1" w:rsidRPr="006B4F1B">
              <w:rPr>
                <w:rStyle w:val="Hyperlink"/>
                <w:noProof/>
              </w:rPr>
              <w:t>6</w:t>
            </w:r>
            <w:r w:rsidR="00F32FB1">
              <w:rPr>
                <w:rFonts w:asciiTheme="minorHAnsi" w:eastAsiaTheme="minorEastAsia" w:hAnsiTheme="minorHAnsi" w:cstheme="minorBidi"/>
                <w:noProof/>
                <w:sz w:val="22"/>
                <w:szCs w:val="22"/>
              </w:rPr>
              <w:tab/>
            </w:r>
            <w:r w:rsidR="00F32FB1" w:rsidRPr="006B4F1B">
              <w:rPr>
                <w:rStyle w:val="Hyperlink"/>
                <w:noProof/>
              </w:rPr>
              <w:t>TESTES E VALIDAÇÃO DOS RESULTADOS</w:t>
            </w:r>
            <w:r w:rsidR="00F32FB1">
              <w:rPr>
                <w:noProof/>
                <w:webHidden/>
              </w:rPr>
              <w:tab/>
            </w:r>
            <w:r w:rsidR="00F32FB1">
              <w:rPr>
                <w:noProof/>
                <w:webHidden/>
              </w:rPr>
              <w:fldChar w:fldCharType="begin"/>
            </w:r>
            <w:r w:rsidR="00F32FB1">
              <w:rPr>
                <w:noProof/>
                <w:webHidden/>
              </w:rPr>
              <w:instrText xml:space="preserve"> PAGEREF _Toc242195349 \h </w:instrText>
            </w:r>
            <w:r w:rsidR="00F32FB1">
              <w:rPr>
                <w:noProof/>
                <w:webHidden/>
              </w:rPr>
            </w:r>
            <w:r w:rsidR="00F32FB1">
              <w:rPr>
                <w:noProof/>
                <w:webHidden/>
              </w:rPr>
              <w:fldChar w:fldCharType="separate"/>
            </w:r>
            <w:r w:rsidR="00F32FB1">
              <w:rPr>
                <w:noProof/>
                <w:webHidden/>
              </w:rPr>
              <w:t>26</w:t>
            </w:r>
            <w:r w:rsidR="00F32FB1">
              <w:rPr>
                <w:noProof/>
                <w:webHidden/>
              </w:rPr>
              <w:fldChar w:fldCharType="end"/>
            </w:r>
          </w:hyperlink>
        </w:p>
        <w:p w14:paraId="75EBA651" w14:textId="73F4BC69"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50" w:history="1">
            <w:r w:rsidR="00F32FB1" w:rsidRPr="006B4F1B">
              <w:rPr>
                <w:rStyle w:val="Hyperlink"/>
                <w:noProof/>
              </w:rPr>
              <w:t>6.1</w:t>
            </w:r>
            <w:r w:rsidR="00F32FB1">
              <w:rPr>
                <w:rFonts w:asciiTheme="minorHAnsi" w:eastAsiaTheme="minorEastAsia" w:hAnsiTheme="minorHAnsi" w:cstheme="minorBidi"/>
                <w:noProof/>
                <w:sz w:val="22"/>
                <w:szCs w:val="22"/>
              </w:rPr>
              <w:tab/>
            </w:r>
            <w:r w:rsidR="00F32FB1" w:rsidRPr="006B4F1B">
              <w:rPr>
                <w:rStyle w:val="Hyperlink"/>
                <w:noProof/>
              </w:rPr>
              <w:t>Descrição da Massa de Testes e Cenário Experimental</w:t>
            </w:r>
            <w:r w:rsidR="00F32FB1">
              <w:rPr>
                <w:noProof/>
                <w:webHidden/>
              </w:rPr>
              <w:tab/>
            </w:r>
            <w:r w:rsidR="00F32FB1">
              <w:rPr>
                <w:noProof/>
                <w:webHidden/>
              </w:rPr>
              <w:fldChar w:fldCharType="begin"/>
            </w:r>
            <w:r w:rsidR="00F32FB1">
              <w:rPr>
                <w:noProof/>
                <w:webHidden/>
              </w:rPr>
              <w:instrText xml:space="preserve"> PAGEREF _Toc242195350 \h </w:instrText>
            </w:r>
            <w:r w:rsidR="00F32FB1">
              <w:rPr>
                <w:noProof/>
                <w:webHidden/>
              </w:rPr>
            </w:r>
            <w:r w:rsidR="00F32FB1">
              <w:rPr>
                <w:noProof/>
                <w:webHidden/>
              </w:rPr>
              <w:fldChar w:fldCharType="separate"/>
            </w:r>
            <w:r w:rsidR="00F32FB1">
              <w:rPr>
                <w:noProof/>
                <w:webHidden/>
              </w:rPr>
              <w:t>26</w:t>
            </w:r>
            <w:r w:rsidR="00F32FB1">
              <w:rPr>
                <w:noProof/>
                <w:webHidden/>
              </w:rPr>
              <w:fldChar w:fldCharType="end"/>
            </w:r>
          </w:hyperlink>
        </w:p>
        <w:p w14:paraId="6C586BDB" w14:textId="500F04EA"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51" w:history="1">
            <w:r w:rsidR="00F32FB1" w:rsidRPr="006B4F1B">
              <w:rPr>
                <w:rStyle w:val="Hyperlink"/>
                <w:noProof/>
              </w:rPr>
              <w:t>6.2</w:t>
            </w:r>
            <w:r w:rsidR="00F32FB1">
              <w:rPr>
                <w:rFonts w:asciiTheme="minorHAnsi" w:eastAsiaTheme="minorEastAsia" w:hAnsiTheme="minorHAnsi" w:cstheme="minorBidi"/>
                <w:noProof/>
                <w:sz w:val="22"/>
                <w:szCs w:val="22"/>
              </w:rPr>
              <w:tab/>
            </w:r>
            <w:r w:rsidR="00F32FB1" w:rsidRPr="006B4F1B">
              <w:rPr>
                <w:rStyle w:val="Hyperlink"/>
                <w:noProof/>
              </w:rPr>
              <w:t>Avaliação da Otimização e Fidelidade Matemática</w:t>
            </w:r>
            <w:r w:rsidR="00F32FB1">
              <w:rPr>
                <w:noProof/>
                <w:webHidden/>
              </w:rPr>
              <w:tab/>
            </w:r>
            <w:r w:rsidR="00F32FB1">
              <w:rPr>
                <w:noProof/>
                <w:webHidden/>
              </w:rPr>
              <w:fldChar w:fldCharType="begin"/>
            </w:r>
            <w:r w:rsidR="00F32FB1">
              <w:rPr>
                <w:noProof/>
                <w:webHidden/>
              </w:rPr>
              <w:instrText xml:space="preserve"> PAGEREF _Toc242195351 \h </w:instrText>
            </w:r>
            <w:r w:rsidR="00F32FB1">
              <w:rPr>
                <w:noProof/>
                <w:webHidden/>
              </w:rPr>
            </w:r>
            <w:r w:rsidR="00F32FB1">
              <w:rPr>
                <w:noProof/>
                <w:webHidden/>
              </w:rPr>
              <w:fldChar w:fldCharType="separate"/>
            </w:r>
            <w:r w:rsidR="00F32FB1">
              <w:rPr>
                <w:noProof/>
                <w:webHidden/>
              </w:rPr>
              <w:t>27</w:t>
            </w:r>
            <w:r w:rsidR="00F32FB1">
              <w:rPr>
                <w:noProof/>
                <w:webHidden/>
              </w:rPr>
              <w:fldChar w:fldCharType="end"/>
            </w:r>
          </w:hyperlink>
        </w:p>
        <w:p w14:paraId="172EA945" w14:textId="427DF911"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52" w:history="1">
            <w:r w:rsidR="00F32FB1" w:rsidRPr="006B4F1B">
              <w:rPr>
                <w:rStyle w:val="Hyperlink"/>
                <w:noProof/>
              </w:rPr>
              <w:t>6.3</w:t>
            </w:r>
            <w:r w:rsidR="00F32FB1">
              <w:rPr>
                <w:rFonts w:asciiTheme="minorHAnsi" w:eastAsiaTheme="minorEastAsia" w:hAnsiTheme="minorHAnsi" w:cstheme="minorBidi"/>
                <w:noProof/>
                <w:sz w:val="22"/>
                <w:szCs w:val="22"/>
              </w:rPr>
              <w:tab/>
            </w:r>
            <w:r w:rsidR="00F32FB1" w:rsidRPr="006B4F1B">
              <w:rPr>
                <w:rStyle w:val="Hyperlink"/>
                <w:noProof/>
              </w:rPr>
              <w:t>Comparativo entre a Alocação Manual e a Solução Otimizada</w:t>
            </w:r>
            <w:r w:rsidR="00F32FB1">
              <w:rPr>
                <w:noProof/>
                <w:webHidden/>
              </w:rPr>
              <w:tab/>
            </w:r>
            <w:r w:rsidR="00F32FB1">
              <w:rPr>
                <w:noProof/>
                <w:webHidden/>
              </w:rPr>
              <w:fldChar w:fldCharType="begin"/>
            </w:r>
            <w:r w:rsidR="00F32FB1">
              <w:rPr>
                <w:noProof/>
                <w:webHidden/>
              </w:rPr>
              <w:instrText xml:space="preserve"> PAGEREF _Toc242195352 \h </w:instrText>
            </w:r>
            <w:r w:rsidR="00F32FB1">
              <w:rPr>
                <w:noProof/>
                <w:webHidden/>
              </w:rPr>
            </w:r>
            <w:r w:rsidR="00F32FB1">
              <w:rPr>
                <w:noProof/>
                <w:webHidden/>
              </w:rPr>
              <w:fldChar w:fldCharType="separate"/>
            </w:r>
            <w:r w:rsidR="00F32FB1">
              <w:rPr>
                <w:noProof/>
                <w:webHidden/>
              </w:rPr>
              <w:t>28</w:t>
            </w:r>
            <w:r w:rsidR="00F32FB1">
              <w:rPr>
                <w:noProof/>
                <w:webHidden/>
              </w:rPr>
              <w:fldChar w:fldCharType="end"/>
            </w:r>
          </w:hyperlink>
        </w:p>
        <w:p w14:paraId="74208784" w14:textId="1CAFD614" w:rsidR="00F32FB1" w:rsidRDefault="00294473">
          <w:pPr>
            <w:pStyle w:val="Sumrio2"/>
            <w:tabs>
              <w:tab w:val="left" w:pos="880"/>
              <w:tab w:val="right" w:leader="dot" w:pos="9062"/>
            </w:tabs>
            <w:rPr>
              <w:rFonts w:asciiTheme="minorHAnsi" w:eastAsiaTheme="minorEastAsia" w:hAnsiTheme="minorHAnsi" w:cstheme="minorBidi"/>
              <w:noProof/>
              <w:sz w:val="22"/>
              <w:szCs w:val="22"/>
            </w:rPr>
          </w:pPr>
          <w:hyperlink w:anchor="_Toc242195353" w:history="1">
            <w:r w:rsidR="00F32FB1" w:rsidRPr="006B4F1B">
              <w:rPr>
                <w:rStyle w:val="Hyperlink"/>
                <w:noProof/>
              </w:rPr>
              <w:t>6.4</w:t>
            </w:r>
            <w:r w:rsidR="00F32FB1">
              <w:rPr>
                <w:rFonts w:asciiTheme="minorHAnsi" w:eastAsiaTheme="minorEastAsia" w:hAnsiTheme="minorHAnsi" w:cstheme="minorBidi"/>
                <w:noProof/>
                <w:sz w:val="22"/>
                <w:szCs w:val="22"/>
              </w:rPr>
              <w:tab/>
            </w:r>
            <w:r w:rsidR="00F32FB1" w:rsidRPr="006B4F1B">
              <w:rPr>
                <w:rStyle w:val="Hyperlink"/>
                <w:noProof/>
              </w:rPr>
              <w:t>AVALIAÇÃO DE USABILIDADE, ERGONOMIA E RESPONSIVIDADE MÓVEL</w:t>
            </w:r>
            <w:r w:rsidR="00F32FB1">
              <w:rPr>
                <w:noProof/>
                <w:webHidden/>
              </w:rPr>
              <w:tab/>
            </w:r>
            <w:r w:rsidR="00F32FB1">
              <w:rPr>
                <w:noProof/>
                <w:webHidden/>
              </w:rPr>
              <w:fldChar w:fldCharType="begin"/>
            </w:r>
            <w:r w:rsidR="00F32FB1">
              <w:rPr>
                <w:noProof/>
                <w:webHidden/>
              </w:rPr>
              <w:instrText xml:space="preserve"> PAGEREF _Toc242195353 \h </w:instrText>
            </w:r>
            <w:r w:rsidR="00F32FB1">
              <w:rPr>
                <w:noProof/>
                <w:webHidden/>
              </w:rPr>
            </w:r>
            <w:r w:rsidR="00F32FB1">
              <w:rPr>
                <w:noProof/>
                <w:webHidden/>
              </w:rPr>
              <w:fldChar w:fldCharType="separate"/>
            </w:r>
            <w:r w:rsidR="00F32FB1">
              <w:rPr>
                <w:noProof/>
                <w:webHidden/>
              </w:rPr>
              <w:t>29</w:t>
            </w:r>
            <w:r w:rsidR="00F32FB1">
              <w:rPr>
                <w:noProof/>
                <w:webHidden/>
              </w:rPr>
              <w:fldChar w:fldCharType="end"/>
            </w:r>
          </w:hyperlink>
        </w:p>
        <w:p w14:paraId="1EFBCFC9" w14:textId="130D6260" w:rsidR="00F32FB1" w:rsidRDefault="00294473">
          <w:pPr>
            <w:pStyle w:val="Sumrio1"/>
            <w:tabs>
              <w:tab w:val="left" w:pos="480"/>
              <w:tab w:val="right" w:leader="dot" w:pos="9062"/>
            </w:tabs>
            <w:rPr>
              <w:rFonts w:asciiTheme="minorHAnsi" w:eastAsiaTheme="minorEastAsia" w:hAnsiTheme="minorHAnsi" w:cstheme="minorBidi"/>
              <w:noProof/>
              <w:sz w:val="22"/>
              <w:szCs w:val="22"/>
            </w:rPr>
          </w:pPr>
          <w:hyperlink w:anchor="_Toc242195354" w:history="1">
            <w:r w:rsidR="00F32FB1" w:rsidRPr="006B4F1B">
              <w:rPr>
                <w:rStyle w:val="Hyperlink"/>
                <w:noProof/>
              </w:rPr>
              <w:t>7</w:t>
            </w:r>
            <w:r w:rsidR="00F32FB1">
              <w:rPr>
                <w:rFonts w:asciiTheme="minorHAnsi" w:eastAsiaTheme="minorEastAsia" w:hAnsiTheme="minorHAnsi" w:cstheme="minorBidi"/>
                <w:noProof/>
                <w:sz w:val="22"/>
                <w:szCs w:val="22"/>
              </w:rPr>
              <w:tab/>
            </w:r>
            <w:r w:rsidR="00F32FB1" w:rsidRPr="006B4F1B">
              <w:rPr>
                <w:rStyle w:val="Hyperlink"/>
                <w:noProof/>
              </w:rPr>
              <w:t>CONCLUSÃO E TRABALHOS FUTUROS</w:t>
            </w:r>
            <w:r w:rsidR="00F32FB1">
              <w:rPr>
                <w:noProof/>
                <w:webHidden/>
              </w:rPr>
              <w:tab/>
            </w:r>
            <w:r w:rsidR="00F32FB1">
              <w:rPr>
                <w:noProof/>
                <w:webHidden/>
              </w:rPr>
              <w:fldChar w:fldCharType="begin"/>
            </w:r>
            <w:r w:rsidR="00F32FB1">
              <w:rPr>
                <w:noProof/>
                <w:webHidden/>
              </w:rPr>
              <w:instrText xml:space="preserve"> PAGEREF _Toc242195354 \h </w:instrText>
            </w:r>
            <w:r w:rsidR="00F32FB1">
              <w:rPr>
                <w:noProof/>
                <w:webHidden/>
              </w:rPr>
            </w:r>
            <w:r w:rsidR="00F32FB1">
              <w:rPr>
                <w:noProof/>
                <w:webHidden/>
              </w:rPr>
              <w:fldChar w:fldCharType="separate"/>
            </w:r>
            <w:r w:rsidR="00F32FB1">
              <w:rPr>
                <w:noProof/>
                <w:webHidden/>
              </w:rPr>
              <w:t>30</w:t>
            </w:r>
            <w:r w:rsidR="00F32FB1">
              <w:rPr>
                <w:noProof/>
                <w:webHidden/>
              </w:rPr>
              <w:fldChar w:fldCharType="end"/>
            </w:r>
          </w:hyperlink>
        </w:p>
        <w:p w14:paraId="3D5F1D2C" w14:textId="6A586684" w:rsidR="00F32FB1" w:rsidRDefault="00294473">
          <w:pPr>
            <w:pStyle w:val="Sumrio1"/>
            <w:tabs>
              <w:tab w:val="right" w:leader="dot" w:pos="9062"/>
            </w:tabs>
            <w:rPr>
              <w:rFonts w:asciiTheme="minorHAnsi" w:eastAsiaTheme="minorEastAsia" w:hAnsiTheme="minorHAnsi" w:cstheme="minorBidi"/>
              <w:noProof/>
              <w:sz w:val="22"/>
              <w:szCs w:val="22"/>
            </w:rPr>
          </w:pPr>
          <w:hyperlink w:anchor="_Toc242195355" w:history="1">
            <w:r w:rsidR="00F32FB1" w:rsidRPr="006B4F1B">
              <w:rPr>
                <w:rStyle w:val="Hyperlink"/>
                <w:noProof/>
              </w:rPr>
              <w:t>REFERÊNCIAS BIBLIOGRÁFICAS</w:t>
            </w:r>
            <w:r w:rsidR="00F32FB1">
              <w:rPr>
                <w:noProof/>
                <w:webHidden/>
              </w:rPr>
              <w:tab/>
            </w:r>
            <w:r w:rsidR="00F32FB1">
              <w:rPr>
                <w:noProof/>
                <w:webHidden/>
              </w:rPr>
              <w:fldChar w:fldCharType="begin"/>
            </w:r>
            <w:r w:rsidR="00F32FB1">
              <w:rPr>
                <w:noProof/>
                <w:webHidden/>
              </w:rPr>
              <w:instrText xml:space="preserve"> PAGEREF _Toc242195355 \h </w:instrText>
            </w:r>
            <w:r w:rsidR="00F32FB1">
              <w:rPr>
                <w:noProof/>
                <w:webHidden/>
              </w:rPr>
            </w:r>
            <w:r w:rsidR="00F32FB1">
              <w:rPr>
                <w:noProof/>
                <w:webHidden/>
              </w:rPr>
              <w:fldChar w:fldCharType="separate"/>
            </w:r>
            <w:r w:rsidR="00F32FB1">
              <w:rPr>
                <w:noProof/>
                <w:webHidden/>
              </w:rPr>
              <w:t>32</w:t>
            </w:r>
            <w:r w:rsidR="00F32FB1">
              <w:rPr>
                <w:noProof/>
                <w:webHidden/>
              </w:rPr>
              <w:fldChar w:fldCharType="end"/>
            </w:r>
          </w:hyperlink>
        </w:p>
        <w:p w14:paraId="04EF01F2" w14:textId="4621EA9D" w:rsidR="00F32FB1" w:rsidRDefault="00294473">
          <w:pPr>
            <w:pStyle w:val="Sumrio1"/>
            <w:tabs>
              <w:tab w:val="right" w:leader="dot" w:pos="9062"/>
            </w:tabs>
            <w:rPr>
              <w:rFonts w:asciiTheme="minorHAnsi" w:eastAsiaTheme="minorEastAsia" w:hAnsiTheme="minorHAnsi" w:cstheme="minorBidi"/>
              <w:noProof/>
              <w:sz w:val="22"/>
              <w:szCs w:val="22"/>
            </w:rPr>
          </w:pPr>
          <w:hyperlink w:anchor="_Toc242195356" w:history="1">
            <w:r w:rsidR="00F32FB1" w:rsidRPr="006B4F1B">
              <w:rPr>
                <w:rStyle w:val="Hyperlink"/>
                <w:noProof/>
              </w:rPr>
              <w:t>ANEXO A – MODELO DE ARQUIVO CSV PARA IMPORTAÇÃO DA GRADE DE PROVAS</w:t>
            </w:r>
            <w:r w:rsidR="00F32FB1">
              <w:rPr>
                <w:noProof/>
                <w:webHidden/>
              </w:rPr>
              <w:tab/>
            </w:r>
            <w:r w:rsidR="00F32FB1">
              <w:rPr>
                <w:noProof/>
                <w:webHidden/>
              </w:rPr>
              <w:fldChar w:fldCharType="begin"/>
            </w:r>
            <w:r w:rsidR="00F32FB1">
              <w:rPr>
                <w:noProof/>
                <w:webHidden/>
              </w:rPr>
              <w:instrText xml:space="preserve"> PAGEREF _Toc242195356 \h </w:instrText>
            </w:r>
            <w:r w:rsidR="00F32FB1">
              <w:rPr>
                <w:noProof/>
                <w:webHidden/>
              </w:rPr>
            </w:r>
            <w:r w:rsidR="00F32FB1">
              <w:rPr>
                <w:noProof/>
                <w:webHidden/>
              </w:rPr>
              <w:fldChar w:fldCharType="separate"/>
            </w:r>
            <w:r w:rsidR="00F32FB1">
              <w:rPr>
                <w:noProof/>
                <w:webHidden/>
              </w:rPr>
              <w:t>32</w:t>
            </w:r>
            <w:r w:rsidR="00F32FB1">
              <w:rPr>
                <w:noProof/>
                <w:webHidden/>
              </w:rPr>
              <w:fldChar w:fldCharType="end"/>
            </w:r>
          </w:hyperlink>
        </w:p>
        <w:p w14:paraId="602A5609" w14:textId="6FEF5373" w:rsidR="00F32FB1" w:rsidRDefault="00294473">
          <w:pPr>
            <w:pStyle w:val="Sumrio1"/>
            <w:tabs>
              <w:tab w:val="right" w:leader="dot" w:pos="9062"/>
            </w:tabs>
            <w:rPr>
              <w:rFonts w:asciiTheme="minorHAnsi" w:eastAsiaTheme="minorEastAsia" w:hAnsiTheme="minorHAnsi" w:cstheme="minorBidi"/>
              <w:noProof/>
              <w:sz w:val="22"/>
              <w:szCs w:val="22"/>
            </w:rPr>
          </w:pPr>
          <w:hyperlink w:anchor="_Toc242195357" w:history="1">
            <w:r w:rsidR="00F32FB1" w:rsidRPr="006B4F1B">
              <w:rPr>
                <w:rStyle w:val="Hyperlink"/>
                <w:noProof/>
              </w:rPr>
              <w:t>ANEXO B – MODELO DE ARQUIVO CSV PARA IMPORTAÇÃO DO QUADRO DE REMADORES</w:t>
            </w:r>
            <w:r w:rsidR="00F32FB1">
              <w:rPr>
                <w:noProof/>
                <w:webHidden/>
              </w:rPr>
              <w:tab/>
            </w:r>
            <w:r w:rsidR="00F32FB1">
              <w:rPr>
                <w:noProof/>
                <w:webHidden/>
              </w:rPr>
              <w:fldChar w:fldCharType="begin"/>
            </w:r>
            <w:r w:rsidR="00F32FB1">
              <w:rPr>
                <w:noProof/>
                <w:webHidden/>
              </w:rPr>
              <w:instrText xml:space="preserve"> PAGEREF _Toc242195357 \h </w:instrText>
            </w:r>
            <w:r w:rsidR="00F32FB1">
              <w:rPr>
                <w:noProof/>
                <w:webHidden/>
              </w:rPr>
            </w:r>
            <w:r w:rsidR="00F32FB1">
              <w:rPr>
                <w:noProof/>
                <w:webHidden/>
              </w:rPr>
              <w:fldChar w:fldCharType="separate"/>
            </w:r>
            <w:r w:rsidR="00F32FB1">
              <w:rPr>
                <w:noProof/>
                <w:webHidden/>
              </w:rPr>
              <w:t>33</w:t>
            </w:r>
            <w:r w:rsidR="00F32FB1">
              <w:rPr>
                <w:noProof/>
                <w:webHidden/>
              </w:rPr>
              <w:fldChar w:fldCharType="end"/>
            </w:r>
          </w:hyperlink>
        </w:p>
        <w:p w14:paraId="4C1DDA89" w14:textId="53338F27" w:rsidR="00672A2E" w:rsidRDefault="00672A2E">
          <w:r>
            <w:rPr>
              <w:b/>
              <w:bCs/>
            </w:rPr>
            <w:fldChar w:fldCharType="end"/>
          </w:r>
        </w:p>
      </w:sdtContent>
    </w:sdt>
    <w:p w14:paraId="5D5C702B" w14:textId="5CBD6057" w:rsidR="00170137" w:rsidRDefault="001B5730">
      <w:pPr>
        <w:pStyle w:val="Ttulo1"/>
        <w:numPr>
          <w:ilvl w:val="0"/>
          <w:numId w:val="1"/>
        </w:numPr>
      </w:pPr>
      <w:bookmarkStart w:id="8" w:name="_Toc242195332"/>
      <w:r>
        <w:t>INTRODUÇÃO</w:t>
      </w:r>
      <w:bookmarkEnd w:id="8"/>
    </w:p>
    <w:p w14:paraId="3E4809D9" w14:textId="77777777" w:rsidR="00170137" w:rsidRDefault="001B5730">
      <w:pPr>
        <w:ind w:firstLine="432"/>
      </w:pPr>
      <w:bookmarkStart w:id="9" w:name="dtvm6s47sud2" w:colFirst="0" w:colLast="0"/>
      <w:bookmarkEnd w:id="9"/>
      <w:r>
        <w:t xml:space="preserve">Com o avanço da tecnologia, é cada vez mais comum o uso de ferramentas computacionais para a resolução de problemas complexos e a otimização de processos. No contexto esportivo, esse cenário não é diferente, sendo amplamente difundida a utilização de aplicações para auxiliar programas de treinamento e a tomada de decisão estratégica por parte das comissões técnicas. Este trabalho insere-se na intersecção entre a Engenharia de Software e a gestão esportiva, com foco na modernização da interface de um sistema de apoio à decisão voltado para a modalidade de remo. </w:t>
      </w:r>
    </w:p>
    <w:p w14:paraId="6CAE96B5" w14:textId="77777777" w:rsidR="00170137" w:rsidRDefault="001B5730">
      <w:pPr>
        <w:ind w:firstLine="432"/>
      </w:pPr>
      <w:r>
        <w:t xml:space="preserve">As competições de remo </w:t>
      </w:r>
      <w:r>
        <w:rPr>
          <w:i/>
          <w:iCs/>
        </w:rPr>
        <w:t>master</w:t>
      </w:r>
      <w:r>
        <w:t xml:space="preserve"> (destinadas a atletas com 27 anos ou mais) envolvem uma logística extremamente complexa. As regatas compreendem diversas provas, divididas por classes etárias, gênero (masculino, feminino ou misto) e diferentes tipos de barcos (com variações de 1 a 8 lugares, com ou sem timoneiro). A alocação dos remadores para formar as equipes é uma tarefa desafiadora, pois exige o respeito a inúmeras restrições, como a idade média do barco, limites de participações mínimas e máximas por atleta e o tempo de descanso necessário entre as provas. </w:t>
      </w:r>
    </w:p>
    <w:p w14:paraId="00D88589" w14:textId="77777777" w:rsidR="00170137" w:rsidRDefault="001B5730">
      <w:pPr>
        <w:ind w:firstLine="432"/>
      </w:pPr>
      <w:r>
        <w:t xml:space="preserve">Para solucionar essa dificuldade, Ramalho (2024) propôs uma formulação matemática de programação inteira e desenvolveu um Sistema de Apoio à Decisão utilizando o solucionador IBM ILOG CPLEX, capaz de encontrar soluções ótimas de escalação em segundos. Para a utilização desse modelo, foi criada uma interface </w:t>
      </w:r>
      <w:r>
        <w:lastRenderedPageBreak/>
        <w:t xml:space="preserve">gráfica desenvolvida em linguagem C++ com a biblioteca </w:t>
      </w:r>
      <w:proofErr w:type="spellStart"/>
      <w:r>
        <w:t>Gtkmm</w:t>
      </w:r>
      <w:proofErr w:type="spellEnd"/>
      <w:r>
        <w:t>. A ferramenta provou ser eficaz para reduzir o tempo de planejamento das equipes, obtendo resultados matematicamente superiores às alocações feitas de forma puramente manual pelos técnicos.</w:t>
      </w:r>
    </w:p>
    <w:p w14:paraId="0D877BEA" w14:textId="0DFB682B" w:rsidR="00170137" w:rsidRDefault="001B5730">
      <w:pPr>
        <w:pStyle w:val="Ttulo1"/>
        <w:numPr>
          <w:ilvl w:val="0"/>
          <w:numId w:val="1"/>
        </w:numPr>
      </w:pPr>
      <w:bookmarkStart w:id="10" w:name="_Toc242195333"/>
      <w:r>
        <w:t>DEFINIÇÃO DO PROBLEMA</w:t>
      </w:r>
      <w:bookmarkEnd w:id="10"/>
    </w:p>
    <w:p w14:paraId="21A97AC1" w14:textId="77777777" w:rsidR="00170137" w:rsidRDefault="001B5730">
      <w:pPr>
        <w:ind w:firstLine="432"/>
      </w:pPr>
      <w:r>
        <w:t xml:space="preserve">A gestão esportiva de alto rendimento exige agilidade e precisão. Nas competições de remo </w:t>
      </w:r>
      <w:r>
        <w:rPr>
          <w:i/>
          <w:iCs/>
        </w:rPr>
        <w:t>master</w:t>
      </w:r>
      <w:r>
        <w:t xml:space="preserve">, a alocação de atletas envolve a satisfação de um conjunto severo de restrições operacionais e logísticas. Apesar da inquestionável eficiência algorítmica do modelo matemático de programação inteira desenvolvido por Ramalho (2024), que soluciona o problema de escalação em tempo hábil, a sua implementação tecnológica e interface com o usuário apresentam barreiras arquiteturais significativas que inviabilizam a adoção institucional pelos clubes esportivos. </w:t>
      </w:r>
    </w:p>
    <w:p w14:paraId="7DD70CAC" w14:textId="77777777" w:rsidR="00170137" w:rsidRDefault="001B5730">
      <w:pPr>
        <w:ind w:firstLine="432"/>
      </w:pPr>
      <w:r>
        <w:t xml:space="preserve">O problema central reside na forma como o Sistema de Apoio à Decisão original foi disponibilizado. A interface visual foi construída nativamente para ambientes </w:t>
      </w:r>
      <w:r>
        <w:rPr>
          <w:i/>
          <w:iCs/>
        </w:rPr>
        <w:t>desktop</w:t>
      </w:r>
      <w:r>
        <w:t xml:space="preserve">, utilizando a linguagem C++ integrada à biblioteca gráfica </w:t>
      </w:r>
      <w:proofErr w:type="spellStart"/>
      <w:r>
        <w:t>Gtkmm</w:t>
      </w:r>
      <w:proofErr w:type="spellEnd"/>
      <w:r>
        <w:t xml:space="preserve">. Essa decisão arquitetural resulta em um processo de implantação extremamente complexo e inacessível para o usuário final, que, neste contexto, </w:t>
      </w:r>
      <w:ins w:id="11" w:author="Simone Martins" w:date="2026-08-31T16:46:00Z">
        <w:r>
          <w:t>é o treinador ou o gestor esportivo</w:t>
        </w:r>
      </w:ins>
      <w:r>
        <w:t xml:space="preserve">. </w:t>
      </w:r>
    </w:p>
    <w:p w14:paraId="3E0E20C7" w14:textId="77777777" w:rsidR="00170137" w:rsidRDefault="001B5730">
      <w:pPr>
        <w:ind w:firstLine="432"/>
      </w:pPr>
      <w:r>
        <w:t xml:space="preserve">Conforme documentado nas instruções de instalação da ferramenta original, para que um técnico de remo consiga utilizar o sistema de escalação em um computador comum, ele precisa enfrentar uma longa esteira de requisitos técnicos. O procedimento exige a instalação de </w:t>
      </w:r>
      <w:r>
        <w:rPr>
          <w:i/>
          <w:iCs/>
        </w:rPr>
        <w:t>softwares</w:t>
      </w:r>
      <w:r>
        <w:t xml:space="preserve"> de virtualização, como o </w:t>
      </w:r>
      <w:proofErr w:type="spellStart"/>
      <w:r>
        <w:t>VMWare</w:t>
      </w:r>
      <w:proofErr w:type="spellEnd"/>
      <w:r>
        <w:t xml:space="preserve"> Player, a criação de uma máquina virtual executando o sistema operacional Linux (na distribuição Ubuntu 23.04), a execução de linhas de comando via terminal para a instalação de bibliotecas de desenvolvimento (como </w:t>
      </w:r>
      <w:r>
        <w:rPr>
          <w:i/>
          <w:iCs/>
        </w:rPr>
        <w:t>libgtkmm-4.0-dev</w:t>
      </w:r>
      <w:r>
        <w:t xml:space="preserve">) e a implantação manual dos binários restritos do solucionador IBM ILOG CPLEX. </w:t>
      </w:r>
    </w:p>
    <w:p w14:paraId="3F0C3EF2" w14:textId="77777777" w:rsidR="00170137" w:rsidRDefault="001B5730">
      <w:pPr>
        <w:ind w:firstLine="432"/>
      </w:pPr>
      <w:r>
        <w:t xml:space="preserve">Essa exigência de infraestrutura engessada e a necessidade de conhecimento técnico prévio em sistemas operacionais baseados em Unix criam um atrito </w:t>
      </w:r>
      <w:r>
        <w:lastRenderedPageBreak/>
        <w:t xml:space="preserve">desproporcional. A realidade operacional de um clube de remo demanda dinamismo. As comissões técnicas necessitam de sistemas ágeis, que permitam o planejamento prévio e a realização de ajustes de última hora diretamente na beira da raia de competição, frequentemente utilizando </w:t>
      </w:r>
      <w:r>
        <w:rPr>
          <w:i/>
          <w:iCs/>
        </w:rPr>
        <w:t>tablets</w:t>
      </w:r>
      <w:r>
        <w:t xml:space="preserve"> ou </w:t>
      </w:r>
      <w:r>
        <w:rPr>
          <w:i/>
          <w:iCs/>
        </w:rPr>
        <w:t>smartphones</w:t>
      </w:r>
      <w:r>
        <w:t xml:space="preserve">. Um sistema restrito a um </w:t>
      </w:r>
      <w:r>
        <w:rPr>
          <w:i/>
          <w:iCs/>
        </w:rPr>
        <w:t>desktop</w:t>
      </w:r>
      <w:r>
        <w:t xml:space="preserve"> virtualizado impede esse fluxo de trabalho natural.</w:t>
      </w:r>
    </w:p>
    <w:p w14:paraId="53D79CC9" w14:textId="77777777" w:rsidR="00170137" w:rsidRDefault="001B5730">
      <w:pPr>
        <w:ind w:firstLine="432"/>
      </w:pPr>
      <w:r>
        <w:t xml:space="preserve">Portanto, evidencia-se um obstáculo entre o poder de resolução matemática do modelo criado e a sua viabilidade como um produto de </w:t>
      </w:r>
      <w:r>
        <w:rPr>
          <w:i/>
          <w:iCs/>
        </w:rPr>
        <w:t>software</w:t>
      </w:r>
      <w:r>
        <w:t xml:space="preserve"> comercial ou de uso diário. Diante desse cenário, define-se a seguinte questão de pesquisa que norteia este trabalho: </w:t>
      </w:r>
      <w:r>
        <w:rPr>
          <w:b/>
          <w:bCs/>
        </w:rPr>
        <w:t xml:space="preserve">Como projetar, estruturar e desenvolver uma interface de usuário responsiva e moderna, fundamentada em tecnologias </w:t>
      </w:r>
      <w:r>
        <w:rPr>
          <w:b/>
          <w:bCs/>
          <w:i/>
          <w:iCs/>
        </w:rPr>
        <w:t>Web</w:t>
      </w:r>
      <w:r>
        <w:rPr>
          <w:b/>
          <w:bCs/>
        </w:rPr>
        <w:t xml:space="preserve">, capaz de abstrair toda a complexidade de infraestrutura do </w:t>
      </w:r>
      <w:proofErr w:type="spellStart"/>
      <w:r>
        <w:rPr>
          <w:b/>
          <w:bCs/>
          <w:i/>
          <w:iCs/>
        </w:rPr>
        <w:t>back-end</w:t>
      </w:r>
      <w:proofErr w:type="spellEnd"/>
      <w:r>
        <w:rPr>
          <w:b/>
          <w:bCs/>
        </w:rPr>
        <w:t xml:space="preserve"> (</w:t>
      </w:r>
      <w:proofErr w:type="spellStart"/>
      <w:r>
        <w:rPr>
          <w:b/>
          <w:bCs/>
        </w:rPr>
        <w:t>Gtkmm</w:t>
      </w:r>
      <w:proofErr w:type="spellEnd"/>
      <w:r>
        <w:rPr>
          <w:b/>
          <w:bCs/>
        </w:rPr>
        <w:t xml:space="preserve"> e CPLEX) e viabilizar o uso, intuitivo e portátil do modelo de otimização de escalação de atletas de remo?</w:t>
      </w:r>
      <w:r>
        <w:t xml:space="preserve"> </w:t>
      </w:r>
    </w:p>
    <w:p w14:paraId="11A6A0D1" w14:textId="77777777" w:rsidR="00170137" w:rsidRDefault="00170137">
      <w:pPr>
        <w:ind w:firstLine="432"/>
      </w:pPr>
    </w:p>
    <w:p w14:paraId="40742494" w14:textId="484E5381" w:rsidR="00170137" w:rsidRDefault="001B5730">
      <w:pPr>
        <w:pStyle w:val="Ttulo2"/>
        <w:numPr>
          <w:ilvl w:val="1"/>
          <w:numId w:val="1"/>
        </w:numPr>
      </w:pPr>
      <w:bookmarkStart w:id="12" w:name="_Toc242195334"/>
      <w:r>
        <w:t>OBJETIVOS</w:t>
      </w:r>
      <w:bookmarkEnd w:id="12"/>
    </w:p>
    <w:p w14:paraId="42AC1383" w14:textId="3D609591" w:rsidR="00170137" w:rsidRDefault="001B5730">
      <w:pPr>
        <w:pStyle w:val="Ttulo3"/>
        <w:numPr>
          <w:ilvl w:val="2"/>
          <w:numId w:val="1"/>
        </w:numPr>
      </w:pPr>
      <w:bookmarkStart w:id="13" w:name="_Toc242195335"/>
      <w:r>
        <w:t>Objetivo Geral</w:t>
      </w:r>
      <w:bookmarkEnd w:id="13"/>
    </w:p>
    <w:p w14:paraId="5E7568F2" w14:textId="77777777" w:rsidR="00170137" w:rsidRDefault="001B5730">
      <w:pPr>
        <w:ind w:firstLine="576"/>
      </w:pPr>
      <w:r>
        <w:t>O objetivo central deste trabalho é projetar, desenvolver e implementar uma interface gráfica de usuário (</w:t>
      </w:r>
      <w:r>
        <w:rPr>
          <w:i/>
          <w:iCs/>
        </w:rPr>
        <w:t>Front-</w:t>
      </w:r>
      <w:proofErr w:type="spellStart"/>
      <w:r>
        <w:rPr>
          <w:i/>
          <w:iCs/>
        </w:rPr>
        <w:t>end</w:t>
      </w:r>
      <w:proofErr w:type="spellEnd"/>
      <w:r>
        <w:t xml:space="preserve">) moderna, ergonômica e responsiva, fundamentada em tecnologias </w:t>
      </w:r>
      <w:r>
        <w:rPr>
          <w:i/>
          <w:iCs/>
        </w:rPr>
        <w:t>Web</w:t>
      </w:r>
      <w:r>
        <w:t xml:space="preserve">, para o sistema de apoio à decisão de alocação de atletas de remo. O intuito é substituir a arquitetura </w:t>
      </w:r>
      <w:r>
        <w:rPr>
          <w:i/>
          <w:iCs/>
        </w:rPr>
        <w:t>desktop</w:t>
      </w:r>
      <w:r>
        <w:t xml:space="preserve"> original (baseada em C++ e </w:t>
      </w:r>
      <w:proofErr w:type="spellStart"/>
      <w:r>
        <w:t>Gtkmm</w:t>
      </w:r>
      <w:proofErr w:type="spellEnd"/>
      <w:r>
        <w:t>), abstraindo a complexidade de configuração da infraestrutura de otimização e viabilizando a adoção prática e comercial da ferramenta junto a gestores e clubes esportivos.</w:t>
      </w:r>
    </w:p>
    <w:p w14:paraId="35B4E140" w14:textId="77777777" w:rsidR="00672A2E" w:rsidRDefault="001B5730" w:rsidP="00672A2E">
      <w:pPr>
        <w:pStyle w:val="Ttulo3"/>
        <w:numPr>
          <w:ilvl w:val="2"/>
          <w:numId w:val="1"/>
        </w:numPr>
      </w:pPr>
      <w:bookmarkStart w:id="14" w:name="_Toc242195336"/>
      <w:r>
        <w:lastRenderedPageBreak/>
        <w:t>Objetivos Específicos</w:t>
      </w:r>
      <w:bookmarkEnd w:id="14"/>
    </w:p>
    <w:p w14:paraId="39AA07BB" w14:textId="6743F903" w:rsidR="00170137" w:rsidRDefault="001B5730" w:rsidP="00672A2E">
      <w:r>
        <w:t>Para o alcance do objetivo geral proposto, foram delineados os seguintes objetivos específicos, que guiarão as etapas de desenvolvimento do projeto:</w:t>
      </w:r>
    </w:p>
    <w:p w14:paraId="4AF75964" w14:textId="77777777" w:rsidR="00170137" w:rsidRDefault="001B5730">
      <w:pPr>
        <w:numPr>
          <w:ilvl w:val="0"/>
          <w:numId w:val="2"/>
        </w:numPr>
        <w:pBdr>
          <w:top w:val="nil"/>
          <w:left w:val="nil"/>
          <w:bottom w:val="nil"/>
          <w:right w:val="nil"/>
          <w:between w:val="nil"/>
        </w:pBdr>
        <w:jc w:val="left"/>
      </w:pPr>
      <w:r>
        <w:rPr>
          <w:color w:val="000000"/>
        </w:rPr>
        <w:t xml:space="preserve">• </w:t>
      </w:r>
      <w:r>
        <w:rPr>
          <w:b/>
          <w:bCs/>
          <w:color w:val="000000"/>
        </w:rPr>
        <w:t xml:space="preserve">Desacoplar a arquitetura do sistema: </w:t>
      </w:r>
      <w:r>
        <w:rPr>
          <w:color w:val="000000"/>
        </w:rPr>
        <w:t xml:space="preserve">Isolar a camada de apresentação visual da lógica matemática original, transformando o motor de otimização baseado no solucionador IBM ILOG CPLEX em um serviço de </w:t>
      </w:r>
      <w:proofErr w:type="spellStart"/>
      <w:r>
        <w:rPr>
          <w:color w:val="000000"/>
        </w:rPr>
        <w:t>back-end</w:t>
      </w:r>
      <w:proofErr w:type="spellEnd"/>
      <w:r>
        <w:rPr>
          <w:color w:val="000000"/>
        </w:rPr>
        <w:t xml:space="preserve"> independente.</w:t>
      </w:r>
    </w:p>
    <w:p w14:paraId="0E2D1D9C" w14:textId="77777777" w:rsidR="00170137" w:rsidRDefault="001B5730">
      <w:pPr>
        <w:numPr>
          <w:ilvl w:val="0"/>
          <w:numId w:val="2"/>
        </w:numPr>
        <w:pBdr>
          <w:top w:val="nil"/>
          <w:left w:val="nil"/>
          <w:bottom w:val="nil"/>
          <w:right w:val="nil"/>
          <w:between w:val="nil"/>
        </w:pBdr>
        <w:jc w:val="left"/>
      </w:pPr>
      <w:r>
        <w:rPr>
          <w:color w:val="000000"/>
        </w:rPr>
        <w:t xml:space="preserve">• </w:t>
      </w:r>
      <w:r>
        <w:rPr>
          <w:b/>
          <w:bCs/>
          <w:color w:val="000000"/>
        </w:rPr>
        <w:t xml:space="preserve">Projetar a Interação Humano-Computador (IHC): </w:t>
      </w:r>
      <w:r>
        <w:rPr>
          <w:color w:val="000000"/>
        </w:rPr>
        <w:t>Desenhar o fluxo de telas (UX/UI) aplicando as heurísticas de usabilidade de Nielsen, garantindo que a terminologia do sistema reflita fielmente o vocabulário náutico e as necessidades operacionais dos técnicos de remo.</w:t>
      </w:r>
    </w:p>
    <w:p w14:paraId="73D599B3" w14:textId="77777777" w:rsidR="00170137" w:rsidRDefault="001B5730">
      <w:pPr>
        <w:numPr>
          <w:ilvl w:val="0"/>
          <w:numId w:val="2"/>
        </w:numPr>
        <w:pBdr>
          <w:top w:val="nil"/>
          <w:left w:val="nil"/>
          <w:bottom w:val="nil"/>
          <w:right w:val="nil"/>
          <w:between w:val="nil"/>
        </w:pBdr>
        <w:jc w:val="left"/>
      </w:pPr>
      <w:r>
        <w:rPr>
          <w:color w:val="000000"/>
        </w:rPr>
        <w:t xml:space="preserve">• </w:t>
      </w:r>
      <w:r>
        <w:rPr>
          <w:b/>
          <w:bCs/>
          <w:color w:val="000000"/>
        </w:rPr>
        <w:t>Desenvolver o Front-</w:t>
      </w:r>
      <w:proofErr w:type="spellStart"/>
      <w:r>
        <w:rPr>
          <w:b/>
          <w:bCs/>
          <w:color w:val="000000"/>
        </w:rPr>
        <w:t>end</w:t>
      </w:r>
      <w:proofErr w:type="spellEnd"/>
      <w:r>
        <w:rPr>
          <w:b/>
          <w:bCs/>
          <w:color w:val="000000"/>
        </w:rPr>
        <w:t xml:space="preserve"> Web: </w:t>
      </w:r>
      <w:r>
        <w:rPr>
          <w:color w:val="000000"/>
        </w:rPr>
        <w:t xml:space="preserve">Construir a nova interface gráfica utilizando o ecossistema moderno da linguagem </w:t>
      </w:r>
      <w:proofErr w:type="spellStart"/>
      <w:r>
        <w:rPr>
          <w:color w:val="000000"/>
        </w:rPr>
        <w:t>JavaScript</w:t>
      </w:r>
      <w:proofErr w:type="spellEnd"/>
      <w:r>
        <w:rPr>
          <w:color w:val="000000"/>
        </w:rPr>
        <w:t xml:space="preserve">, especificamente o framework </w:t>
      </w:r>
      <w:proofErr w:type="spellStart"/>
      <w:r>
        <w:rPr>
          <w:color w:val="000000"/>
        </w:rPr>
        <w:t>React</w:t>
      </w:r>
      <w:proofErr w:type="spellEnd"/>
      <w:r>
        <w:rPr>
          <w:color w:val="000000"/>
        </w:rPr>
        <w:t xml:space="preserve">, garantindo </w:t>
      </w:r>
      <w:proofErr w:type="spellStart"/>
      <w:r>
        <w:rPr>
          <w:color w:val="000000"/>
        </w:rPr>
        <w:t>componentização</w:t>
      </w:r>
      <w:proofErr w:type="spellEnd"/>
      <w:r>
        <w:rPr>
          <w:color w:val="000000"/>
        </w:rPr>
        <w:t>, gerenciamento de estado eficiente e total responsividade para dispositivos móveis e desktops.</w:t>
      </w:r>
    </w:p>
    <w:p w14:paraId="6476526C" w14:textId="77777777" w:rsidR="00170137" w:rsidRDefault="001B5730">
      <w:pPr>
        <w:numPr>
          <w:ilvl w:val="0"/>
          <w:numId w:val="2"/>
        </w:numPr>
        <w:pBdr>
          <w:top w:val="nil"/>
          <w:left w:val="nil"/>
          <w:bottom w:val="nil"/>
          <w:right w:val="nil"/>
          <w:between w:val="nil"/>
        </w:pBdr>
        <w:jc w:val="left"/>
      </w:pPr>
      <w:r>
        <w:rPr>
          <w:color w:val="000000"/>
        </w:rPr>
        <w:t xml:space="preserve">• </w:t>
      </w:r>
      <w:r>
        <w:rPr>
          <w:b/>
          <w:bCs/>
          <w:color w:val="000000"/>
        </w:rPr>
        <w:t xml:space="preserve">Implementar painéis de gestão iterativos: </w:t>
      </w:r>
      <w:r>
        <w:rPr>
          <w:color w:val="000000"/>
        </w:rPr>
        <w:t>Criar módulos visuais para o gerenciamento da grade de provas, o controle do quadro de remadores e a parametrização do algoritmo, como o peso da penalização etária e o intervalo mínimo de descanso.</w:t>
      </w:r>
    </w:p>
    <w:p w14:paraId="2A44F6BE" w14:textId="77777777" w:rsidR="00170137" w:rsidRDefault="001B5730">
      <w:pPr>
        <w:numPr>
          <w:ilvl w:val="0"/>
          <w:numId w:val="2"/>
        </w:numPr>
        <w:pBdr>
          <w:top w:val="nil"/>
          <w:left w:val="nil"/>
          <w:bottom w:val="nil"/>
          <w:right w:val="nil"/>
          <w:between w:val="nil"/>
        </w:pBdr>
        <w:jc w:val="left"/>
      </w:pPr>
      <w:r>
        <w:rPr>
          <w:color w:val="000000"/>
        </w:rPr>
        <w:t xml:space="preserve">• </w:t>
      </w:r>
      <w:r>
        <w:rPr>
          <w:b/>
          <w:bCs/>
          <w:color w:val="000000"/>
        </w:rPr>
        <w:t xml:space="preserve">Desenvolver o motor de regras manuais: </w:t>
      </w:r>
      <w:r>
        <w:rPr>
          <w:color w:val="000000"/>
        </w:rPr>
        <w:t>Estruturar uma interface em etapas lógicas para a criação de regras de exceção, permitindo que os treinadores bloqueiem ou fixem atletas específicos em determinados barcos e provas de forma intuitiva.</w:t>
      </w:r>
    </w:p>
    <w:p w14:paraId="32BA9404" w14:textId="77777777" w:rsidR="00170137" w:rsidRDefault="001B5730">
      <w:pPr>
        <w:numPr>
          <w:ilvl w:val="0"/>
          <w:numId w:val="2"/>
        </w:numPr>
        <w:pBdr>
          <w:top w:val="nil"/>
          <w:left w:val="nil"/>
          <w:bottom w:val="nil"/>
          <w:right w:val="nil"/>
          <w:between w:val="nil"/>
        </w:pBdr>
        <w:jc w:val="left"/>
      </w:pPr>
      <w:r>
        <w:rPr>
          <w:color w:val="000000"/>
        </w:rPr>
        <w:t xml:space="preserve">• </w:t>
      </w:r>
      <w:r>
        <w:rPr>
          <w:b/>
          <w:bCs/>
          <w:color w:val="000000"/>
        </w:rPr>
        <w:t xml:space="preserve">Garantir a interoperabilidade de dados: </w:t>
      </w:r>
      <w:r>
        <w:rPr>
          <w:color w:val="000000"/>
        </w:rPr>
        <w:t>Manter e aprimorar a persistência em memória e a funcionalidade de importação e exportação de dados via planilhas externas (arquivos .</w:t>
      </w:r>
      <w:proofErr w:type="spellStart"/>
      <w:r>
        <w:rPr>
          <w:color w:val="000000"/>
        </w:rPr>
        <w:t>csv</w:t>
      </w:r>
      <w:proofErr w:type="spellEnd"/>
      <w:r>
        <w:rPr>
          <w:color w:val="000000"/>
        </w:rPr>
        <w:t>), eliminando atritos de adoção e respeitando os fluxos de trabalho já enraizados na cultura dos clubes de remo.</w:t>
      </w:r>
    </w:p>
    <w:p w14:paraId="3ACD31C0" w14:textId="77777777" w:rsidR="00170137" w:rsidRDefault="001B5730">
      <w:pPr>
        <w:numPr>
          <w:ilvl w:val="0"/>
          <w:numId w:val="2"/>
        </w:numPr>
        <w:pBdr>
          <w:top w:val="nil"/>
          <w:left w:val="nil"/>
          <w:bottom w:val="nil"/>
          <w:right w:val="nil"/>
          <w:between w:val="nil"/>
        </w:pBdr>
        <w:spacing w:after="80"/>
        <w:jc w:val="left"/>
      </w:pPr>
      <w:r>
        <w:rPr>
          <w:color w:val="000000"/>
        </w:rPr>
        <w:t xml:space="preserve">• </w:t>
      </w:r>
      <w:r>
        <w:rPr>
          <w:b/>
          <w:bCs/>
          <w:color w:val="000000"/>
        </w:rPr>
        <w:t xml:space="preserve">Validar a solução com usuários finais: </w:t>
      </w:r>
      <w:r>
        <w:rPr>
          <w:color w:val="000000"/>
        </w:rPr>
        <w:t>Conduzir testes de usabilidade e funcionalidade da nova interface Web junto à equipe técnica de um clube de remo parceiro, coletando feedbacks e aplicando melhorias contínuas.</w:t>
      </w:r>
    </w:p>
    <w:p w14:paraId="6CFA537C" w14:textId="0A4FEC1E" w:rsidR="00170137" w:rsidRDefault="001B5730">
      <w:pPr>
        <w:pStyle w:val="Ttulo1"/>
        <w:numPr>
          <w:ilvl w:val="0"/>
          <w:numId w:val="1"/>
        </w:numPr>
      </w:pPr>
      <w:bookmarkStart w:id="15" w:name="_Toc242195337"/>
      <w:r>
        <w:lastRenderedPageBreak/>
        <w:t>JUSTIFICATIVA</w:t>
      </w:r>
      <w:bookmarkEnd w:id="15"/>
    </w:p>
    <w:p w14:paraId="5A61B9DA" w14:textId="77777777" w:rsidR="00170137" w:rsidRDefault="001B5730">
      <w:pPr>
        <w:ind w:firstLine="432"/>
      </w:pPr>
      <w:r>
        <w:t xml:space="preserve">O desenvolvimento de modelos matemáticos complexos aplicados à pesquisa operacional costuma esbarrar em um obstáculo recorrente: a ausência de usabilidade. De fato, a eficiência de um sistema computacional não se mede apenas pela acurácia de seus algoritmos, mas sobretudo pela capacidade de o usuário final interagir com esses algoritmos de maneira fluida e sem frustrações. Um sistema que automatiza a escalação de guarnições esportivas possui um valor inestimável para o alto rendimento, contudo, o seu potencial real só é atingido se os técnicos conseguirem operá-lo no seu dia a dia. </w:t>
      </w:r>
    </w:p>
    <w:p w14:paraId="7223B922" w14:textId="77777777" w:rsidR="00170137" w:rsidRDefault="001B5730">
      <w:pPr>
        <w:ind w:firstLine="432"/>
      </w:pPr>
      <w:r>
        <w:t>A implementação tecnológica original deste sistema de apoio à decisão exigia um ambiente de execução altamente restritivo. A necessidade de emular o sistema operacional Ubuntu por meio de máquinas virtuais, somada à compilação de bibliotecas gráficas nativas (</w:t>
      </w:r>
      <w:proofErr w:type="spellStart"/>
      <w:r>
        <w:t>Gtkmm</w:t>
      </w:r>
      <w:proofErr w:type="spellEnd"/>
      <w:r>
        <w:t xml:space="preserve">) e à instalação manual de binários complexos, afasta drasticamente o público-alvo. O ambiente de trabalho de um treinador de remo é dinâmico, dividido entre garagens de barcos, raias de competição e áreas externas, locais onde o acesso à tecnologia ocorre primordialmente via </w:t>
      </w:r>
      <w:r>
        <w:rPr>
          <w:i/>
          <w:iCs/>
        </w:rPr>
        <w:t>smartphones</w:t>
      </w:r>
      <w:r>
        <w:t xml:space="preserve"> ou </w:t>
      </w:r>
      <w:r>
        <w:rPr>
          <w:i/>
          <w:iCs/>
        </w:rPr>
        <w:t>tablets</w:t>
      </w:r>
      <w:r>
        <w:t xml:space="preserve">. Portanto, um </w:t>
      </w:r>
      <w:r>
        <w:rPr>
          <w:i/>
          <w:iCs/>
        </w:rPr>
        <w:t>software</w:t>
      </w:r>
      <w:r>
        <w:t xml:space="preserve"> engessado em um computador </w:t>
      </w:r>
      <w:r>
        <w:rPr>
          <w:i/>
          <w:iCs/>
        </w:rPr>
        <w:t>desktop</w:t>
      </w:r>
      <w:r>
        <w:t xml:space="preserve"> virtualizado cria um gargalo logístico insustentável. </w:t>
      </w:r>
    </w:p>
    <w:p w14:paraId="5F823E7E" w14:textId="77777777" w:rsidR="00170137" w:rsidRDefault="001B5730">
      <w:pPr>
        <w:ind w:firstLine="432"/>
      </w:pPr>
      <w:r>
        <w:t xml:space="preserve">Nesse sentido, a transição para uma interface </w:t>
      </w:r>
      <w:r>
        <w:rPr>
          <w:i/>
          <w:iCs/>
        </w:rPr>
        <w:t>Web</w:t>
      </w:r>
      <w:r>
        <w:t xml:space="preserve"> separada do motor de processamento matemático justifica-se pelos imensos benefícios de portabilidade, distribuição e manutenção. Tecnologias modernas de desenvolvimento </w:t>
      </w:r>
      <w:r>
        <w:rPr>
          <w:i/>
          <w:iCs/>
        </w:rPr>
        <w:t>Front-</w:t>
      </w:r>
      <w:proofErr w:type="spellStart"/>
      <w:r>
        <w:rPr>
          <w:i/>
          <w:iCs/>
        </w:rPr>
        <w:t>end</w:t>
      </w:r>
      <w:proofErr w:type="spellEnd"/>
      <w:r>
        <w:t xml:space="preserve"> permitem a construção de aplicações ricas (</w:t>
      </w:r>
      <w:r>
        <w:rPr>
          <w:i/>
          <w:iCs/>
        </w:rPr>
        <w:t xml:space="preserve">Single Page </w:t>
      </w:r>
      <w:proofErr w:type="spellStart"/>
      <w:r>
        <w:rPr>
          <w:i/>
          <w:iCs/>
        </w:rPr>
        <w:t>Applications</w:t>
      </w:r>
      <w:proofErr w:type="spellEnd"/>
      <w:r>
        <w:t xml:space="preserve">), capazes de manipular pesadas regras de negócio localmente. O desenvolvimento em </w:t>
      </w:r>
      <w:proofErr w:type="spellStart"/>
      <w:r>
        <w:t>React</w:t>
      </w:r>
      <w:proofErr w:type="spellEnd"/>
      <w:r>
        <w:t xml:space="preserve"> viabiliza a criação de formulários reativos, nos quais definições críticas de prova e exceções de atletas podem ser parametrizadas com </w:t>
      </w:r>
      <w:r>
        <w:rPr>
          <w:i/>
          <w:iCs/>
        </w:rPr>
        <w:t>feedbacks</w:t>
      </w:r>
      <w:r>
        <w:t xml:space="preserve"> visuais imediatos. Ademais, a integração nativa com manipulação de arquivos assíncronos garante que o fluxo tradicional de uso de planilhas CSV não seja descartado, garantindo uma curva de aprendizado suave para os novos usuários institucionais. </w:t>
      </w:r>
    </w:p>
    <w:p w14:paraId="22A44C67" w14:textId="77777777" w:rsidR="00170137" w:rsidRDefault="001B5730">
      <w:pPr>
        <w:ind w:firstLine="432"/>
      </w:pPr>
      <w:r>
        <w:t xml:space="preserve">Do ponto de vista da modelagem da experiência do usuário (UX), a elaboração deste projeto adota uma abordagem estritamente centrada no usuário, sendo o seu desenvolvimento guiado pela validação contínua junto ao público-alvo. A evolução da interface e o refinamento da engenharia de requisitos foram moldados pelo </w:t>
      </w:r>
      <w:r>
        <w:rPr>
          <w:i/>
          <w:iCs/>
        </w:rPr>
        <w:t>feedback</w:t>
      </w:r>
      <w:r>
        <w:t xml:space="preserve"> </w:t>
      </w:r>
      <w:r>
        <w:lastRenderedPageBreak/>
        <w:t xml:space="preserve">direto da equipe técnica de remo parceira do projeto. Ajustes iterativos fundamentais — como a readequação de terminologias na grade de eventos e a reestruturação do fluxo lógico em etapas para o bloqueio e fixação de atletas — asseguram que o sistema reflita o modelo mental e o fluxo de trabalho real dos treinadores. Somado a esse retorno prático, o conhecimento prévio da rotina e da logística de competições na água, advindo da formação em instituições militares náuticas (como o Colégio Naval e a Escola Naval), atuou como um facilitador para a compreensão do domínio do problema, garantindo que o </w:t>
      </w:r>
      <w:r>
        <w:rPr>
          <w:i/>
          <w:iCs/>
        </w:rPr>
        <w:t>design</w:t>
      </w:r>
      <w:r>
        <w:t xml:space="preserve"> da aplicação seja concebido com máxima empatia e aplicabilidade operacional ao esporte.</w:t>
      </w:r>
    </w:p>
    <w:p w14:paraId="1413E316" w14:textId="77777777" w:rsidR="00170137" w:rsidRDefault="001B5730">
      <w:pPr>
        <w:ind w:firstLine="432"/>
      </w:pPr>
      <w:r>
        <w:t xml:space="preserve">Por fim, academicamente, este trabalho justifica-se por estabelecer uma ponte necessária entre a teoria da computação e a aplicação mercadológica. Ao resgatar um modelo matemático de excelência e envolvê-lo em uma camada de Interação Humano-Computador moderna e acessível, o projeto finaliza não apenas um ciclo de graduação tecnológica, mas concebe um produto de </w:t>
      </w:r>
      <w:r>
        <w:rPr>
          <w:i/>
          <w:iCs/>
        </w:rPr>
        <w:t>software</w:t>
      </w:r>
      <w:r>
        <w:t xml:space="preserve"> real, escalável e com alto potencial de inovação para a gestão esportiva. </w:t>
      </w:r>
    </w:p>
    <w:p w14:paraId="59FB8A66" w14:textId="77777777" w:rsidR="00170137" w:rsidRDefault="00170137"/>
    <w:p w14:paraId="21F948DE" w14:textId="77777777" w:rsidR="00170137" w:rsidRDefault="00170137">
      <w:pPr>
        <w:pBdr>
          <w:top w:val="nil"/>
          <w:left w:val="nil"/>
          <w:bottom w:val="nil"/>
          <w:right w:val="nil"/>
          <w:between w:val="nil"/>
        </w:pBdr>
        <w:ind w:hanging="2"/>
        <w:rPr>
          <w:color w:val="000000"/>
        </w:rPr>
      </w:pPr>
    </w:p>
    <w:p w14:paraId="736D3002" w14:textId="77777777" w:rsidR="00170137" w:rsidRDefault="00170137">
      <w:pPr>
        <w:pBdr>
          <w:top w:val="nil"/>
          <w:left w:val="nil"/>
          <w:bottom w:val="nil"/>
          <w:right w:val="nil"/>
          <w:between w:val="nil"/>
        </w:pBdr>
        <w:rPr>
          <w:color w:val="000000"/>
        </w:rPr>
      </w:pPr>
    </w:p>
    <w:p w14:paraId="3ED7A1E1" w14:textId="77777777" w:rsidR="00170137" w:rsidRDefault="00170137">
      <w:pPr>
        <w:keepNext/>
        <w:pBdr>
          <w:top w:val="nil"/>
          <w:left w:val="nil"/>
          <w:bottom w:val="nil"/>
          <w:right w:val="nil"/>
          <w:between w:val="nil"/>
        </w:pBdr>
        <w:spacing w:before="1040" w:after="720"/>
        <w:rPr>
          <w:sz w:val="20"/>
          <w:szCs w:val="20"/>
        </w:rPr>
      </w:pPr>
      <w:bookmarkStart w:id="16" w:name="_we4wg78gx2ev" w:colFirst="0" w:colLast="0"/>
      <w:bookmarkEnd w:id="16"/>
    </w:p>
    <w:p w14:paraId="716A16F7" w14:textId="77777777" w:rsidR="00170137" w:rsidRDefault="001B5730">
      <w:pPr>
        <w:pStyle w:val="Ttulo1"/>
        <w:numPr>
          <w:ilvl w:val="0"/>
          <w:numId w:val="1"/>
        </w:numPr>
        <w:spacing w:before="400" w:after="160"/>
      </w:pPr>
      <w:bookmarkStart w:id="17" w:name="_Toc242195338"/>
      <w:r>
        <w:t>4 METODOLOGIA E ARQUITETURA DA SOLUÇÃO</w:t>
      </w:r>
      <w:bookmarkEnd w:id="17"/>
    </w:p>
    <w:p w14:paraId="0E0006F5" w14:textId="77777777" w:rsidR="00170137" w:rsidRDefault="001B5730">
      <w:pPr>
        <w:spacing w:after="120"/>
        <w:ind w:firstLine="720"/>
      </w:pPr>
      <w:r>
        <w:t>O desenvolvimento da nova interface de usuário para o sistema de apoio à decisão na escalação de remadores foi concebido a partir de uma abordagem pragmática da Engenharia de Software, fundamentada no Design Centrado no Usuário (DCU) e nos princípios da Engenharia de Usabilidade estabelecidos por Jakob Nielsen (1993). Buscou-se estabelecer uma transição tecnológica definitiva entre a ferramenta desktop legada — cuja sobrecarga de configuração inviabilizava a utilização prática — e uma aplicação Web moderna, portátil, altamente reativa e orientada à rotina dinâmica das comissões técnicas.</w:t>
      </w:r>
    </w:p>
    <w:p w14:paraId="321796FB" w14:textId="5F3D745F" w:rsidR="00170137" w:rsidRDefault="00672A2E">
      <w:pPr>
        <w:pStyle w:val="Ttulo2"/>
        <w:numPr>
          <w:ilvl w:val="1"/>
          <w:numId w:val="1"/>
        </w:numPr>
        <w:spacing w:before="280" w:after="120" w:line="360" w:lineRule="auto"/>
      </w:pPr>
      <w:bookmarkStart w:id="18" w:name="_Toc242195339"/>
      <w:r>
        <w:lastRenderedPageBreak/>
        <w:t>DESACOPLAMENTO ARQUITETURAL E TRANSIÇÃO PARA O MODELO CLIENTE-SERVIDOR</w:t>
      </w:r>
      <w:bookmarkEnd w:id="18"/>
    </w:p>
    <w:p w14:paraId="4E07FAF1" w14:textId="77777777" w:rsidR="00170137" w:rsidRDefault="001B5730">
      <w:pPr>
        <w:spacing w:after="120"/>
        <w:ind w:firstLine="720"/>
      </w:pPr>
      <w:r>
        <w:t xml:space="preserve">A solução desenvolvida previamente por Ramalho (2024) fundamentou-se em uma arquitetura de aplicação desktop monolítica, na qual os componentes visuais em C++ (utilizando a biblioteca </w:t>
      </w:r>
      <w:proofErr w:type="spellStart"/>
      <w:r>
        <w:t>Gtkmm</w:t>
      </w:r>
      <w:proofErr w:type="spellEnd"/>
      <w:r>
        <w:t xml:space="preserve"> versão 4.0) estavam intrinsecamente vinculados à execução do resolvedor matemático IBM ILOG CPLEX. Conforme exposto na definição do problema, esse modelo impunha barreiras instransponíveis ao usuário final (treinador esportivo), requerendo virtualização de sistemas operacionais Unix (Ubuntu Linux) e compilação de pacotes via linha de comando.</w:t>
      </w:r>
    </w:p>
    <w:p w14:paraId="2332CEA3" w14:textId="77777777" w:rsidR="00170137" w:rsidRDefault="001B5730">
      <w:pPr>
        <w:spacing w:after="120"/>
        <w:ind w:firstLine="720"/>
      </w:pPr>
      <w:r>
        <w:t>Para superar esse gargalo, a presente pesquisa adotou como premissa metodológica o desacoplamento total da camada de apresentação em relação ao motor de otimização matemática. A nova arquitetura foi concebida sob o paradigma Cliente-Servidor Web, estruturando o Front-</w:t>
      </w:r>
      <w:proofErr w:type="spellStart"/>
      <w:r>
        <w:t>end</w:t>
      </w:r>
      <w:proofErr w:type="spellEnd"/>
      <w:r>
        <w:t xml:space="preserve"> como uma Single Page </w:t>
      </w:r>
      <w:proofErr w:type="spellStart"/>
      <w:r>
        <w:t>Application</w:t>
      </w:r>
      <w:proofErr w:type="spellEnd"/>
      <w:r>
        <w:t xml:space="preserve"> (SPA). Nesse modelo, toda a renderização visual, manipulação dinâmica do DOM, validação de regras de negócio locais e persistência volátil em memória ocorrem de maneira descentralizada no próprio navegador do cliente.</w:t>
      </w:r>
    </w:p>
    <w:p w14:paraId="6F2E09F2" w14:textId="77777777" w:rsidR="00170137" w:rsidRDefault="001B5730">
      <w:pPr>
        <w:spacing w:after="120"/>
        <w:ind w:firstLine="720"/>
      </w:pPr>
      <w:r>
        <w:t>A interoperabilidade entre os subsistemas dá-se por meio de estruturas padronizadas de troca de dados (JSON e arquivos tabulares .</w:t>
      </w:r>
      <w:proofErr w:type="spellStart"/>
      <w:r>
        <w:t>csv</w:t>
      </w:r>
      <w:proofErr w:type="spellEnd"/>
      <w:r>
        <w:t xml:space="preserve">). Essa segregação arquitetural proporciona benefícios imediatos: a interface torna-se independente de qualquer sistema operacional subjacente, podendo ser executada em computadores de mesa, laptops, tablets ou dispositivos móveis diretamente por meio de </w:t>
      </w:r>
      <w:proofErr w:type="spellStart"/>
      <w:r>
        <w:t>URLs</w:t>
      </w:r>
      <w:proofErr w:type="spellEnd"/>
      <w:r>
        <w:t xml:space="preserve"> universais, transferindo a complexidade de hardware e de licenciamento matemático para a nuvem.</w:t>
      </w:r>
    </w:p>
    <w:p w14:paraId="544074BC" w14:textId="77777777" w:rsidR="00170137" w:rsidRDefault="001B5730">
      <w:pPr>
        <w:spacing w:before="240" w:after="240"/>
        <w:jc w:val="center"/>
      </w:pPr>
      <w:r>
        <w:rPr>
          <w:b/>
          <w:bCs/>
          <w:color w:val="BE185D"/>
          <w:sz w:val="22"/>
          <w:szCs w:val="22"/>
        </w:rPr>
        <w:t>[insira aqui foto de diagrama de arquitetura da solução desacoplada]</w:t>
      </w:r>
      <w:r>
        <w:rPr>
          <w:b/>
          <w:bCs/>
          <w:color w:val="BE185D"/>
          <w:sz w:val="22"/>
          <w:szCs w:val="22"/>
        </w:rPr>
        <w:br/>
        <w:t>(Diagrama ilustrando a separação entre o Front-</w:t>
      </w:r>
      <w:proofErr w:type="spellStart"/>
      <w:r>
        <w:rPr>
          <w:b/>
          <w:bCs/>
          <w:color w:val="BE185D"/>
          <w:sz w:val="22"/>
          <w:szCs w:val="22"/>
        </w:rPr>
        <w:t>end</w:t>
      </w:r>
      <w:proofErr w:type="spellEnd"/>
      <w:r>
        <w:rPr>
          <w:b/>
          <w:bCs/>
          <w:color w:val="BE185D"/>
          <w:sz w:val="22"/>
          <w:szCs w:val="22"/>
        </w:rPr>
        <w:t xml:space="preserve"> SPA em </w:t>
      </w:r>
      <w:proofErr w:type="spellStart"/>
      <w:r>
        <w:rPr>
          <w:b/>
          <w:bCs/>
          <w:color w:val="BE185D"/>
          <w:sz w:val="22"/>
          <w:szCs w:val="22"/>
        </w:rPr>
        <w:t>React</w:t>
      </w:r>
      <w:proofErr w:type="spellEnd"/>
      <w:r>
        <w:rPr>
          <w:b/>
          <w:bCs/>
          <w:color w:val="BE185D"/>
          <w:sz w:val="22"/>
          <w:szCs w:val="22"/>
        </w:rPr>
        <w:t xml:space="preserve"> (executado no navegador do treinador), os arquivos de interoperabilidade CSV/JSON e o Back-</w:t>
      </w:r>
      <w:proofErr w:type="spellStart"/>
      <w:r>
        <w:rPr>
          <w:b/>
          <w:bCs/>
          <w:color w:val="BE185D"/>
          <w:sz w:val="22"/>
          <w:szCs w:val="22"/>
        </w:rPr>
        <w:t>end</w:t>
      </w:r>
      <w:proofErr w:type="spellEnd"/>
      <w:r>
        <w:rPr>
          <w:b/>
          <w:bCs/>
          <w:color w:val="BE185D"/>
          <w:sz w:val="22"/>
          <w:szCs w:val="22"/>
        </w:rPr>
        <w:t>/Solver matemático independente)</w:t>
      </w:r>
    </w:p>
    <w:p w14:paraId="47CB38D2" w14:textId="41A86822" w:rsidR="00170137" w:rsidRDefault="001B5730">
      <w:pPr>
        <w:pStyle w:val="Ttulo2"/>
        <w:numPr>
          <w:ilvl w:val="1"/>
          <w:numId w:val="1"/>
        </w:numPr>
        <w:spacing w:before="280" w:after="120" w:line="360" w:lineRule="auto"/>
      </w:pPr>
      <w:bookmarkStart w:id="19" w:name="_Toc242195340"/>
      <w:r>
        <w:rPr>
          <w:color w:val="1E1E1E"/>
        </w:rPr>
        <w:t>Tecnologias Empregadas no Front-</w:t>
      </w:r>
      <w:proofErr w:type="spellStart"/>
      <w:r>
        <w:rPr>
          <w:color w:val="1E1E1E"/>
        </w:rPr>
        <w:t>end</w:t>
      </w:r>
      <w:bookmarkEnd w:id="19"/>
      <w:proofErr w:type="spellEnd"/>
    </w:p>
    <w:p w14:paraId="5A4FB90A" w14:textId="77777777" w:rsidR="00170137" w:rsidRDefault="001B5730">
      <w:pPr>
        <w:spacing w:after="120"/>
        <w:ind w:firstLine="720"/>
      </w:pPr>
      <w:r>
        <w:t>A escolha das ferramentas e bibliotecas que compõem a esteira de desenvolvimento do Front-</w:t>
      </w:r>
      <w:proofErr w:type="spellStart"/>
      <w:r>
        <w:t>end</w:t>
      </w:r>
      <w:proofErr w:type="spellEnd"/>
      <w:r>
        <w:t xml:space="preserve"> levou em consideração requisitos rigorosos de desempenho, suporte da comunidade e velocidade de resposta para formulários reativos:</w:t>
      </w:r>
    </w:p>
    <w:p w14:paraId="3F7A8BED" w14:textId="77777777" w:rsidR="00170137" w:rsidRDefault="001B5730">
      <w:pPr>
        <w:spacing w:after="80"/>
        <w:ind w:left="720" w:hanging="360"/>
        <w:jc w:val="left"/>
      </w:pPr>
      <w:r>
        <w:lastRenderedPageBreak/>
        <w:t xml:space="preserve">• </w:t>
      </w:r>
      <w:proofErr w:type="spellStart"/>
      <w:r>
        <w:rPr>
          <w:b/>
          <w:bCs/>
        </w:rPr>
        <w:t>React</w:t>
      </w:r>
      <w:proofErr w:type="spellEnd"/>
      <w:r>
        <w:rPr>
          <w:b/>
          <w:bCs/>
        </w:rPr>
        <w:t xml:space="preserve"> (v18+): </w:t>
      </w:r>
      <w:r>
        <w:t xml:space="preserve">Biblioteca declarativa que permite a divisão da interface em componentes funcionais isolados e testáveis. A gestão de estado global (através dos </w:t>
      </w:r>
      <w:proofErr w:type="spellStart"/>
      <w:r>
        <w:t>hooks</w:t>
      </w:r>
      <w:proofErr w:type="spellEnd"/>
      <w:r>
        <w:t xml:space="preserve"> </w:t>
      </w:r>
      <w:proofErr w:type="spellStart"/>
      <w:r>
        <w:t>useState</w:t>
      </w:r>
      <w:proofErr w:type="spellEnd"/>
      <w:r>
        <w:t xml:space="preserve"> e </w:t>
      </w:r>
      <w:proofErr w:type="spellStart"/>
      <w:r>
        <w:t>useEffect</w:t>
      </w:r>
      <w:proofErr w:type="spellEnd"/>
      <w:r>
        <w:t>) viabiliza que alterações instantâneas nos dados de regatas ou remadores sejam refletidas imediatamente em todas as visões do sistema sem recarregamento de página.</w:t>
      </w:r>
    </w:p>
    <w:p w14:paraId="5B56CE06" w14:textId="77777777" w:rsidR="00170137" w:rsidRDefault="001B5730">
      <w:pPr>
        <w:spacing w:after="80"/>
        <w:ind w:left="720" w:hanging="360"/>
        <w:jc w:val="left"/>
      </w:pPr>
      <w:r>
        <w:t xml:space="preserve">• </w:t>
      </w:r>
      <w:r>
        <w:rPr>
          <w:b/>
          <w:bCs/>
        </w:rPr>
        <w:t xml:space="preserve">Vite </w:t>
      </w:r>
      <w:proofErr w:type="spellStart"/>
      <w:r>
        <w:rPr>
          <w:b/>
          <w:bCs/>
        </w:rPr>
        <w:t>Bundler</w:t>
      </w:r>
      <w:proofErr w:type="spellEnd"/>
      <w:r>
        <w:rPr>
          <w:b/>
          <w:bCs/>
        </w:rPr>
        <w:t xml:space="preserve">: </w:t>
      </w:r>
      <w:r>
        <w:t xml:space="preserve">Ambiente de compilação e empacotamento moderno que substitui configurações complexas de compilação web. O Vite processa módulos nativos do </w:t>
      </w:r>
      <w:proofErr w:type="spellStart"/>
      <w:r>
        <w:t>JavaScript</w:t>
      </w:r>
      <w:proofErr w:type="spellEnd"/>
      <w:r>
        <w:t xml:space="preserve"> (ES Modules), oferecendo compilação </w:t>
      </w:r>
      <w:proofErr w:type="spellStart"/>
      <w:r>
        <w:t>ultraveloz</w:t>
      </w:r>
      <w:proofErr w:type="spellEnd"/>
      <w:r>
        <w:t xml:space="preserve"> (abaixo de 500ms) e empacotamento </w:t>
      </w:r>
      <w:proofErr w:type="spellStart"/>
      <w:r>
        <w:t>minificado</w:t>
      </w:r>
      <w:proofErr w:type="spellEnd"/>
      <w:r>
        <w:t xml:space="preserve"> para distribuição comercial em produção.</w:t>
      </w:r>
    </w:p>
    <w:p w14:paraId="2C2AAE99" w14:textId="77777777" w:rsidR="00170137" w:rsidRDefault="001B5730">
      <w:pPr>
        <w:spacing w:after="80"/>
        <w:ind w:left="720" w:hanging="360"/>
        <w:jc w:val="left"/>
      </w:pPr>
      <w:r>
        <w:t xml:space="preserve">• </w:t>
      </w:r>
      <w:proofErr w:type="spellStart"/>
      <w:r>
        <w:rPr>
          <w:b/>
          <w:bCs/>
        </w:rPr>
        <w:t>Tailwind</w:t>
      </w:r>
      <w:proofErr w:type="spellEnd"/>
      <w:r>
        <w:rPr>
          <w:b/>
          <w:bCs/>
        </w:rPr>
        <w:t xml:space="preserve"> CSS: </w:t>
      </w:r>
      <w:r>
        <w:t xml:space="preserve">Framework de estilização utilitária que proporcionou a concepção de um sistema de design exclusivo, ergonômico e moderno. O sistema adota o tema </w:t>
      </w:r>
      <w:proofErr w:type="spellStart"/>
      <w:r>
        <w:t>dark</w:t>
      </w:r>
      <w:proofErr w:type="spellEnd"/>
      <w:r>
        <w:t xml:space="preserve"> </w:t>
      </w:r>
      <w:proofErr w:type="spellStart"/>
      <w:r>
        <w:t>mode</w:t>
      </w:r>
      <w:proofErr w:type="spellEnd"/>
      <w:r>
        <w:t xml:space="preserve"> náutico (compostos de tons </w:t>
      </w:r>
      <w:proofErr w:type="spellStart"/>
      <w:r>
        <w:t>slate</w:t>
      </w:r>
      <w:proofErr w:type="spellEnd"/>
      <w:r>
        <w:t xml:space="preserve"> e </w:t>
      </w:r>
      <w:proofErr w:type="spellStart"/>
      <w:r>
        <w:t>sky</w:t>
      </w:r>
      <w:proofErr w:type="spellEnd"/>
      <w:r>
        <w:t xml:space="preserve"> blue), garantindo excelente contraste para visualização sob luz solar intensa na beira das raias de competição.</w:t>
      </w:r>
    </w:p>
    <w:p w14:paraId="7C78E511" w14:textId="77777777" w:rsidR="00170137" w:rsidRDefault="001B5730">
      <w:pPr>
        <w:spacing w:after="80"/>
        <w:ind w:left="720" w:hanging="360"/>
        <w:jc w:val="left"/>
      </w:pPr>
      <w:r>
        <w:t xml:space="preserve">• </w:t>
      </w:r>
      <w:proofErr w:type="spellStart"/>
      <w:r>
        <w:rPr>
          <w:b/>
          <w:bCs/>
        </w:rPr>
        <w:t>FileReader</w:t>
      </w:r>
      <w:proofErr w:type="spellEnd"/>
      <w:r>
        <w:rPr>
          <w:b/>
          <w:bCs/>
        </w:rPr>
        <w:t xml:space="preserve"> API Nativa: </w:t>
      </w:r>
      <w:r>
        <w:t xml:space="preserve">Mecanismo assíncrono nativo dos navegadores modernos para </w:t>
      </w:r>
      <w:proofErr w:type="spellStart"/>
      <w:r>
        <w:t>parsing</w:t>
      </w:r>
      <w:proofErr w:type="spellEnd"/>
      <w:r>
        <w:t xml:space="preserve"> e ingestão imediata de arquivos tabulares delimitados por ponto-e-vírgula (.</w:t>
      </w:r>
      <w:proofErr w:type="spellStart"/>
      <w:r>
        <w:t>csv</w:t>
      </w:r>
      <w:proofErr w:type="spellEnd"/>
      <w:r>
        <w:t>), preservando a privacidade institucional ao processar os dados localmente no dispositivo do clube.</w:t>
      </w:r>
    </w:p>
    <w:p w14:paraId="44F8B3F0" w14:textId="1AE7C702" w:rsidR="00170137" w:rsidRDefault="001B5730">
      <w:pPr>
        <w:pStyle w:val="Ttulo2"/>
        <w:numPr>
          <w:ilvl w:val="1"/>
          <w:numId w:val="1"/>
        </w:numPr>
        <w:spacing w:before="280" w:after="120" w:line="360" w:lineRule="auto"/>
      </w:pPr>
      <w:bookmarkStart w:id="20" w:name="_Toc242195341"/>
      <w:r>
        <w:rPr>
          <w:color w:val="1E1E1E"/>
        </w:rPr>
        <w:t>Aplicação das Heurísticas de Usabilidade de Nielsen</w:t>
      </w:r>
      <w:bookmarkEnd w:id="20"/>
    </w:p>
    <w:p w14:paraId="141BD448" w14:textId="77777777" w:rsidR="00170137" w:rsidRDefault="001B5730">
      <w:pPr>
        <w:spacing w:after="120"/>
        <w:ind w:firstLine="720"/>
      </w:pPr>
      <w:r>
        <w:t>O design de interação humano-computador da aplicação foi rigorosamente calibrado segundo as heurísticas clássicas de Nielsen (1993), visando erradicar a curva de atrito técnico e proporcionar uma experiência fluida:</w:t>
      </w:r>
    </w:p>
    <w:p w14:paraId="0AAB9CAF" w14:textId="77777777" w:rsidR="00170137" w:rsidRDefault="001B5730">
      <w:pPr>
        <w:spacing w:after="80"/>
        <w:ind w:left="720" w:hanging="360"/>
        <w:jc w:val="left"/>
      </w:pPr>
      <w:r>
        <w:t xml:space="preserve">• </w:t>
      </w:r>
      <w:r>
        <w:rPr>
          <w:b/>
          <w:bCs/>
        </w:rPr>
        <w:t xml:space="preserve">Visibilidade do Status do Sistema (Heurística 1): </w:t>
      </w:r>
      <w:r>
        <w:t>Implementada de forma ostensiva por meio de cartões estatísticos no Dashboard e através do painel de Validação Prévia, onde o usuário recebe feedback luminoso em tempo real (ícones verdes de conformidade ou vermelhos de alerta) sobre a aptidão de cada conjunto de dados antes de iniciar o processamento matemático.</w:t>
      </w:r>
    </w:p>
    <w:p w14:paraId="74A6A6D5" w14:textId="77777777" w:rsidR="00170137" w:rsidRDefault="001B5730">
      <w:pPr>
        <w:spacing w:after="80"/>
        <w:ind w:left="720" w:hanging="360"/>
        <w:jc w:val="left"/>
      </w:pPr>
      <w:r>
        <w:t xml:space="preserve">• </w:t>
      </w:r>
      <w:r>
        <w:rPr>
          <w:b/>
          <w:bCs/>
        </w:rPr>
        <w:t xml:space="preserve">Correspondência entre o Sistema e o Mundo Real (Heurística 2): </w:t>
      </w:r>
      <w:r>
        <w:t xml:space="preserve">Toda a terminologia utilizada no software foi alinhada ao vocabulário náutico oficial do remo nacional e internacional (World </w:t>
      </w:r>
      <w:proofErr w:type="spellStart"/>
      <w:r>
        <w:t>Rowing</w:t>
      </w:r>
      <w:proofErr w:type="spellEnd"/>
      <w:r>
        <w:t xml:space="preserve">), adotando termos consagrados </w:t>
      </w:r>
      <w:r>
        <w:lastRenderedPageBreak/>
        <w:t>como 'guarnição', 'vagas/</w:t>
      </w:r>
      <w:proofErr w:type="gramStart"/>
      <w:r>
        <w:t>assentos</w:t>
      </w:r>
      <w:proofErr w:type="gramEnd"/>
      <w:r>
        <w:t>', tipos de barco ('1X', '2X', '4-', '4+', '8+'), categorias etárias master ('A' até 'M') e o conceito regulamentar de média etária de tripulação.</w:t>
      </w:r>
    </w:p>
    <w:p w14:paraId="385B4199" w14:textId="77777777" w:rsidR="00170137" w:rsidRDefault="001B5730">
      <w:pPr>
        <w:spacing w:after="80"/>
        <w:ind w:left="720" w:hanging="360"/>
        <w:jc w:val="left"/>
      </w:pPr>
      <w:r>
        <w:t xml:space="preserve">• </w:t>
      </w:r>
      <w:r>
        <w:rPr>
          <w:b/>
          <w:bCs/>
        </w:rPr>
        <w:t xml:space="preserve">Prevenção de Erros (Heurística 5): </w:t>
      </w:r>
      <w:r>
        <w:t>O sistema atua preventivamente destacando campos obrigatórios vazios ou incongruentes (como datas inválidas ou limites mínimos de prova superiores aos máximos) e desabilita programaticamente o botão de execução até que todas as inconsistências tenham sido sanadas pelo operador.</w:t>
      </w:r>
    </w:p>
    <w:p w14:paraId="1FF06D1D" w14:textId="77777777" w:rsidR="00170137" w:rsidRDefault="001B5730">
      <w:pPr>
        <w:spacing w:after="80"/>
        <w:ind w:left="720" w:hanging="360"/>
        <w:jc w:val="left"/>
      </w:pPr>
      <w:r>
        <w:t xml:space="preserve">• </w:t>
      </w:r>
      <w:r>
        <w:rPr>
          <w:b/>
          <w:bCs/>
        </w:rPr>
        <w:t xml:space="preserve">Flexibilidade e Eficiência de Uso (Heurística 7): </w:t>
      </w:r>
      <w:r>
        <w:t xml:space="preserve">Disponibilização de rotinas duplas de entrada: digitação rápida através de tabelas editáveis </w:t>
      </w:r>
      <w:proofErr w:type="spellStart"/>
      <w:r>
        <w:t>in-line</w:t>
      </w:r>
      <w:proofErr w:type="spellEnd"/>
      <w:r>
        <w:t xml:space="preserve"> e importação em lote via arquivos CSV, atendendo tanto ao técnico que deseja cadastros ágeis pontuais quanto àquele que manipula grandes balizamentos oficiais.</w:t>
      </w:r>
    </w:p>
    <w:p w14:paraId="6596C5E7" w14:textId="77777777" w:rsidR="00170137" w:rsidRDefault="001B5730" w:rsidP="00B6392A">
      <w:r>
        <w:t xml:space="preserve">• </w:t>
      </w:r>
      <w:r>
        <w:rPr>
          <w:b/>
          <w:bCs/>
        </w:rPr>
        <w:t xml:space="preserve">Ajuda e Documentação (Heurística 10): </w:t>
      </w:r>
      <w:r>
        <w:t>Criação de uma central de documentação e suporte perfeitamente integrada ao layout (aba 'Ajuda &amp; Manual'), sintetizando o fluxo de operação em quatro passos e apresentando respostas diretas para as dúvidas mais frequentes de operação.</w:t>
      </w:r>
    </w:p>
    <w:p w14:paraId="64331CFC" w14:textId="178AEF56" w:rsidR="00170137" w:rsidRDefault="001B5730">
      <w:pPr>
        <w:pStyle w:val="Ttulo1"/>
        <w:numPr>
          <w:ilvl w:val="0"/>
          <w:numId w:val="1"/>
        </w:numPr>
        <w:spacing w:before="400" w:after="160"/>
      </w:pPr>
      <w:bookmarkStart w:id="21" w:name="_Toc242195342"/>
      <w:r>
        <w:rPr>
          <w:color w:val="000000"/>
          <w:sz w:val="28"/>
          <w:szCs w:val="28"/>
        </w:rPr>
        <w:t>IMPLEMENTAÇÃO DA INTERFACE E DETALHAMENTO DO CÓDIGO</w:t>
      </w:r>
      <w:bookmarkEnd w:id="21"/>
    </w:p>
    <w:p w14:paraId="17EBE93C" w14:textId="77777777" w:rsidR="00170137" w:rsidRDefault="001B5730">
      <w:pPr>
        <w:spacing w:after="120"/>
        <w:ind w:firstLine="720"/>
      </w:pPr>
      <w:r>
        <w:t xml:space="preserve">A materialização do software deu-se através da implementação do arquivo principal </w:t>
      </w:r>
      <w:proofErr w:type="spellStart"/>
      <w:r>
        <w:t>App.jsx</w:t>
      </w:r>
      <w:proofErr w:type="spellEnd"/>
      <w:r>
        <w:t xml:space="preserve"> e da estrutura </w:t>
      </w:r>
      <w:proofErr w:type="spellStart"/>
      <w:r>
        <w:t>componentizada</w:t>
      </w:r>
      <w:proofErr w:type="spellEnd"/>
      <w:r>
        <w:t xml:space="preserve"> do ecossistema </w:t>
      </w:r>
      <w:proofErr w:type="spellStart"/>
      <w:r>
        <w:t>React</w:t>
      </w:r>
      <w:proofErr w:type="spellEnd"/>
      <w:r>
        <w:t>. A interface organiza o ciclo de planejamento da equipe de remo em seis módulos funcionais acessíveis por uma barra lateral retrátil (</w:t>
      </w:r>
      <w:proofErr w:type="spellStart"/>
      <w:r>
        <w:t>sidebar</w:t>
      </w:r>
      <w:proofErr w:type="spellEnd"/>
      <w:r>
        <w:t>): Dashboard, Grade de Provas, Quadro de Atletas, Regras Manuais, Gerar Resultado e Ajuda &amp; Manual.</w:t>
      </w:r>
    </w:p>
    <w:p w14:paraId="505F55AC" w14:textId="59D32626" w:rsidR="00170137" w:rsidRDefault="001B5730">
      <w:pPr>
        <w:pStyle w:val="Ttulo2"/>
        <w:numPr>
          <w:ilvl w:val="1"/>
          <w:numId w:val="1"/>
        </w:numPr>
        <w:spacing w:before="280" w:after="120" w:line="360" w:lineRule="auto"/>
      </w:pPr>
      <w:bookmarkStart w:id="22" w:name="_Toc242195343"/>
      <w:r>
        <w:rPr>
          <w:color w:val="1E1E1E"/>
        </w:rPr>
        <w:t>Módulo de Parâmetros Globais e Dashboard (RF01 e RF02)</w:t>
      </w:r>
      <w:bookmarkEnd w:id="22"/>
    </w:p>
    <w:p w14:paraId="74668E22" w14:textId="77777777" w:rsidR="00170137" w:rsidRDefault="001B5730">
      <w:pPr>
        <w:spacing w:after="120"/>
        <w:ind w:firstLine="720"/>
      </w:pPr>
      <w:r>
        <w:t>O painel principal (Dashboard) atua como centro de comando da competição. Na parte superior, três cartões resumem os ativos cadastrados no sistema: total de provas (regatas), volume de remadores inscritos e número de regras manuais ativas. Na sequência, são dispostos os controles de parametrização dos dois fatores que regulam a formulação matemática proposta por Ramalho (2024):</w:t>
      </w:r>
    </w:p>
    <w:p w14:paraId="1D67A8B6" w14:textId="77777777" w:rsidR="00170137" w:rsidRDefault="001B5730">
      <w:pPr>
        <w:spacing w:after="80"/>
        <w:ind w:left="720" w:hanging="360"/>
        <w:jc w:val="left"/>
      </w:pPr>
      <w:r>
        <w:lastRenderedPageBreak/>
        <w:t xml:space="preserve">• </w:t>
      </w:r>
      <w:r>
        <w:rPr>
          <w:b/>
          <w:bCs/>
        </w:rPr>
        <w:t xml:space="preserve">Intervalo de Descanso (RF02): </w:t>
      </w:r>
      <w:r>
        <w:t>Parâmetro inteiro (</w:t>
      </w:r>
      <w:proofErr w:type="spellStart"/>
      <w:r>
        <w:t>eta</w:t>
      </w:r>
      <w:proofErr w:type="spellEnd"/>
      <w:r>
        <w:t xml:space="preserve">) que estabelece o número mínimo de provas que um mesmo atleta deve descansar entre uma corrida e outra. Se um remador disputa uma prova no evento k, o modelo matemático proíbe que ele seja escalado em qualquer regata pertencente ao intervalo [k - </w:t>
      </w:r>
      <w:proofErr w:type="spellStart"/>
      <w:r>
        <w:t>eta</w:t>
      </w:r>
      <w:proofErr w:type="spellEnd"/>
      <w:r>
        <w:t xml:space="preserve">, k + </w:t>
      </w:r>
      <w:proofErr w:type="spellStart"/>
      <w:r>
        <w:t>eta</w:t>
      </w:r>
      <w:proofErr w:type="spellEnd"/>
      <w:r>
        <w:t>], evitando a sobrecarga metabólica e a estafa muscular.</w:t>
      </w:r>
    </w:p>
    <w:p w14:paraId="2CC0196C" w14:textId="77777777" w:rsidR="00170137" w:rsidRDefault="001B5730">
      <w:pPr>
        <w:spacing w:after="80"/>
        <w:ind w:left="720" w:hanging="360"/>
        <w:jc w:val="left"/>
      </w:pPr>
      <w:r>
        <w:t xml:space="preserve">• </w:t>
      </w:r>
      <w:r>
        <w:rPr>
          <w:b/>
          <w:bCs/>
        </w:rPr>
        <w:t xml:space="preserve">Penalização Etária (RF01): </w:t>
      </w:r>
      <w:r>
        <w:t>Fator de ponderação decimal (peso) que penaliza a pontuação técnica do atleta por ano de diferença em relação à classe etária da prova. Quando um remador mais velho disputa uma prova de categoria mais jovem, sua nota sofre decréscimo proporcional, calibrando a competitividade real da guarnição.</w:t>
      </w:r>
    </w:p>
    <w:p w14:paraId="609C0CC3" w14:textId="77777777" w:rsidR="00170137" w:rsidRDefault="001B5730">
      <w:pPr>
        <w:spacing w:before="240" w:after="240"/>
        <w:jc w:val="center"/>
      </w:pPr>
      <w:r>
        <w:rPr>
          <w:b/>
          <w:bCs/>
          <w:color w:val="BE185D"/>
          <w:sz w:val="22"/>
          <w:szCs w:val="22"/>
        </w:rPr>
        <w:t>[insira aqui foto de tela do Dashboard e Parâmetros Globais do Sistema]</w:t>
      </w:r>
      <w:r>
        <w:rPr>
          <w:b/>
          <w:bCs/>
          <w:color w:val="BE185D"/>
          <w:sz w:val="22"/>
          <w:szCs w:val="22"/>
        </w:rPr>
        <w:br/>
        <w:t>(Captura de tela exibindo os cartões quantitativos superiores (provas, atletas, regras) e os blocos de configuração do Intervalo de Descanso (RF02) e da Penalização Etária (RF01))</w:t>
      </w:r>
    </w:p>
    <w:p w14:paraId="5DA28E72" w14:textId="736B17BB" w:rsidR="00170137" w:rsidRDefault="001B5730">
      <w:pPr>
        <w:pStyle w:val="Ttulo2"/>
        <w:numPr>
          <w:ilvl w:val="1"/>
          <w:numId w:val="1"/>
        </w:numPr>
        <w:spacing w:before="280" w:after="120" w:line="360" w:lineRule="auto"/>
      </w:pPr>
      <w:bookmarkStart w:id="23" w:name="_Toc242195344"/>
      <w:r>
        <w:rPr>
          <w:color w:val="1E1E1E"/>
        </w:rPr>
        <w:t>Módulo de Gestão da Grade de Provas (RF04, RNF02 e RNF06)</w:t>
      </w:r>
      <w:bookmarkEnd w:id="23"/>
    </w:p>
    <w:p w14:paraId="403FA40D" w14:textId="77777777" w:rsidR="00170137" w:rsidRDefault="001B5730">
      <w:pPr>
        <w:spacing w:after="120"/>
        <w:ind w:firstLine="720"/>
      </w:pPr>
      <w:r>
        <w:t xml:space="preserve">A Grade de Provas viabiliza o cadastramento de todos os eventos competitivos da regata. A tabela de dados dinâmica contempla os seguintes atributos por prova: identificador único (ID, </w:t>
      </w:r>
      <w:proofErr w:type="spellStart"/>
      <w:r>
        <w:t>ex</w:t>
      </w:r>
      <w:proofErr w:type="spellEnd"/>
      <w:r>
        <w:t>: '#03', '#07'), data do evento (</w:t>
      </w:r>
      <w:proofErr w:type="spellStart"/>
      <w:r>
        <w:t>dd</w:t>
      </w:r>
      <w:proofErr w:type="spellEnd"/>
      <w:r>
        <w:t>/mm), horário da largada (</w:t>
      </w:r>
      <w:proofErr w:type="spellStart"/>
      <w:r>
        <w:t>hh:mm</w:t>
      </w:r>
      <w:proofErr w:type="spellEnd"/>
      <w:r>
        <w:t>), gênero exigido (Masculino, Feminino ou Misto), classe de idade oficial (de 'A' a 'M'), quantidade de assentos da embarcação (1, 2, 4 ou 8 lugares), tipo do barco ('1X', '2X', '2-', '4X', '4-', '4+', '8+') e quantidade de barcos que o clube pretende lançar nessa disputa.</w:t>
      </w:r>
    </w:p>
    <w:p w14:paraId="64854B21" w14:textId="77777777" w:rsidR="00170137" w:rsidRDefault="001B5730">
      <w:pPr>
        <w:spacing w:after="120"/>
        <w:ind w:firstLine="720"/>
      </w:pPr>
      <w:r>
        <w:t>A interface implementa validação preditiva em tempo real: células com identificador ou horários em branco recebem bordas destacadas em vermelho. Além da inclusão e remoção manual de linhas, foram implementados os botões de interoperabilidade que permitem ingerir arquivos tabulares (Importar CSV) ou exportar a grade cadastrada (Exportar CSV), satisfazendo os requisitos RNF02 e RNF06.</w:t>
      </w:r>
    </w:p>
    <w:p w14:paraId="68A02AF8" w14:textId="77777777" w:rsidR="00170137" w:rsidRDefault="001B5730">
      <w:pPr>
        <w:spacing w:before="240" w:after="240"/>
        <w:jc w:val="center"/>
      </w:pPr>
      <w:r>
        <w:rPr>
          <w:b/>
          <w:bCs/>
          <w:color w:val="BE185D"/>
          <w:sz w:val="22"/>
          <w:szCs w:val="22"/>
        </w:rPr>
        <w:t>[insira aqui foto de tela da Grade de Provas e botões de CSV]</w:t>
      </w:r>
      <w:r>
        <w:rPr>
          <w:b/>
          <w:bCs/>
          <w:color w:val="BE185D"/>
          <w:sz w:val="22"/>
          <w:szCs w:val="22"/>
        </w:rPr>
        <w:br/>
        <w:t>(Captura de tela exibindo a tabela com as provas cadastradas, seletores de barco e classe etária, além dos botões 'Importar CSV' e 'Exportar CSV' no cabeçalho)</w:t>
      </w:r>
    </w:p>
    <w:p w14:paraId="639D6134" w14:textId="55DFA2CB" w:rsidR="00170137" w:rsidRDefault="001B5730">
      <w:pPr>
        <w:pStyle w:val="Ttulo2"/>
        <w:numPr>
          <w:ilvl w:val="1"/>
          <w:numId w:val="1"/>
        </w:numPr>
        <w:spacing w:before="280" w:after="120" w:line="360" w:lineRule="auto"/>
      </w:pPr>
      <w:bookmarkStart w:id="24" w:name="_Toc242195345"/>
      <w:r>
        <w:rPr>
          <w:color w:val="1E1E1E"/>
        </w:rPr>
        <w:lastRenderedPageBreak/>
        <w:t>Módulo de Quadro de Remadores (RF03, RNF01 e RNF05)</w:t>
      </w:r>
      <w:bookmarkEnd w:id="24"/>
    </w:p>
    <w:p w14:paraId="27A7046C" w14:textId="77777777" w:rsidR="00170137" w:rsidRDefault="001B5730">
      <w:pPr>
        <w:spacing w:after="120"/>
        <w:ind w:firstLine="720"/>
      </w:pPr>
      <w:r>
        <w:t>O Quadro de Atletas centraliza as informações do corpo de remadores do clube aptos a competir no torneio. Cada registro possui: identificador, nome completo, gênero (Masculino ou Feminino), idade cronológica (restrita ao patamar mínimo de 27 anos fixado pelo Remo Master), limites mínimo e máximo de participações desejadas e o grau de desempenho técnico individual (</w:t>
      </w:r>
      <w:proofErr w:type="spellStart"/>
      <w:r>
        <w:t>pgi</w:t>
      </w:r>
      <w:proofErr w:type="spellEnd"/>
      <w:r>
        <w:t>).</w:t>
      </w:r>
    </w:p>
    <w:p w14:paraId="4D6178BA" w14:textId="77777777" w:rsidR="00170137" w:rsidRDefault="001B5730">
      <w:pPr>
        <w:spacing w:after="120"/>
        <w:ind w:firstLine="720"/>
      </w:pPr>
      <w:r>
        <w:t>O grau técnico é um índice que varia continuamente entre 0.0 e 1.0, definido empiricamente pela comissão técnica a partir de testes ergonômicos e desempenhos históricos (sendo 1.0 correspondente à projeção de medalha de ouro, 0.5 de prata e 0.25 de bronze). O módulo conta com rotinas de validação de coerência (impedindo que o piso de participações seja superior ao teto) e ferramentas completas para importação e exportação de dados em formato CSV (RNF01 e RNF05).</w:t>
      </w:r>
    </w:p>
    <w:p w14:paraId="2F615B14" w14:textId="77777777" w:rsidR="00170137" w:rsidRDefault="001B5730">
      <w:pPr>
        <w:spacing w:before="240" w:after="240"/>
        <w:jc w:val="center"/>
      </w:pPr>
      <w:r>
        <w:rPr>
          <w:b/>
          <w:bCs/>
          <w:color w:val="BE185D"/>
          <w:sz w:val="22"/>
          <w:szCs w:val="22"/>
        </w:rPr>
        <w:t>[insira aqui foto de tela do Quadro de Atletas]</w:t>
      </w:r>
      <w:r>
        <w:rPr>
          <w:b/>
          <w:bCs/>
          <w:color w:val="BE185D"/>
          <w:sz w:val="22"/>
          <w:szCs w:val="22"/>
        </w:rPr>
        <w:br/>
        <w:t>(Captura de tela da tabela de remadores com nomes, limites de provas (min/</w:t>
      </w:r>
      <w:proofErr w:type="spellStart"/>
      <w:r>
        <w:rPr>
          <w:b/>
          <w:bCs/>
          <w:color w:val="BE185D"/>
          <w:sz w:val="22"/>
          <w:szCs w:val="22"/>
        </w:rPr>
        <w:t>max</w:t>
      </w:r>
      <w:proofErr w:type="spellEnd"/>
      <w:r>
        <w:rPr>
          <w:b/>
          <w:bCs/>
          <w:color w:val="BE185D"/>
          <w:sz w:val="22"/>
          <w:szCs w:val="22"/>
        </w:rPr>
        <w:t>), idade cronológica, grau técnico em verde e os controles de importação e exportação)</w:t>
      </w:r>
    </w:p>
    <w:p w14:paraId="44EFCA22" w14:textId="77777777" w:rsidR="00170137" w:rsidRDefault="001B5730">
      <w:pPr>
        <w:spacing w:before="200" w:after="80" w:line="276" w:lineRule="auto"/>
        <w:jc w:val="center"/>
      </w:pPr>
      <w:r>
        <w:rPr>
          <w:b/>
          <w:color w:val="000000"/>
          <w:sz w:val="21"/>
        </w:rPr>
        <w:t>Quadro 1 – Rotina de Ingestão e Mapeamento de Arquivos CSV de Atletas (</w:t>
      </w:r>
      <w:proofErr w:type="spellStart"/>
      <w:r>
        <w:rPr>
          <w:b/>
          <w:color w:val="000000"/>
          <w:sz w:val="21"/>
        </w:rPr>
        <w:t>handleImportAtletasCSV</w:t>
      </w:r>
      <w:proofErr w:type="spellEnd"/>
      <w:r>
        <w:rPr>
          <w:b/>
          <w:color w:val="000000"/>
          <w:sz w:val="21"/>
        </w:rPr>
        <w:t>)</w:t>
      </w:r>
    </w:p>
    <w:tbl>
      <w:tblPr>
        <w:tblStyle w:val="TableNormal"/>
        <w:tblW w:w="0" w:type="auto"/>
        <w:jc w:val="center"/>
        <w:tblInd w:w="0" w:type="dxa"/>
        <w:tblLook w:val="04A0" w:firstRow="1" w:lastRow="0" w:firstColumn="1" w:lastColumn="0" w:noHBand="0" w:noVBand="1"/>
      </w:tblPr>
      <w:tblGrid>
        <w:gridCol w:w="9072"/>
      </w:tblGrid>
      <w:tr w:rsidR="00170137" w14:paraId="5C5CDADD" w14:textId="77777777">
        <w:trPr>
          <w:jc w:val="center"/>
        </w:trPr>
        <w:tc>
          <w:tcPr>
            <w:tcW w:w="9360" w:type="dxa"/>
            <w:shd w:val="clear" w:color="auto" w:fill="0F172A"/>
            <w:tcMar>
              <w:top w:w="140" w:type="dxa"/>
              <w:left w:w="200" w:type="dxa"/>
              <w:bottom w:w="140" w:type="dxa"/>
              <w:right w:w="200" w:type="dxa"/>
            </w:tcMar>
          </w:tcPr>
          <w:p w14:paraId="3E2A5936" w14:textId="77777777" w:rsidR="00170137" w:rsidRDefault="001B5730">
            <w:pPr>
              <w:spacing w:after="40" w:line="252" w:lineRule="auto"/>
              <w:jc w:val="left"/>
            </w:pPr>
            <w:r>
              <w:rPr>
                <w:rFonts w:ascii="Consolas" w:hAnsi="Consolas"/>
                <w:color w:val="E2E8F0"/>
                <w:sz w:val="19"/>
              </w:rPr>
              <w:t>// Leitura assíncrona, sanitização e mapeamento do quadro de atletas via CSV</w:t>
            </w:r>
          </w:p>
          <w:p w14:paraId="79AD44CE"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const </w:t>
            </w:r>
            <w:proofErr w:type="spellStart"/>
            <w:r w:rsidRPr="00672A2E">
              <w:rPr>
                <w:rFonts w:ascii="Consolas" w:hAnsi="Consolas"/>
                <w:color w:val="E2E8F0"/>
                <w:sz w:val="19"/>
                <w:lang w:val="en-US"/>
              </w:rPr>
              <w:t>handleImportAtletasCSV</w:t>
            </w:r>
            <w:proofErr w:type="spellEnd"/>
            <w:r w:rsidRPr="00672A2E">
              <w:rPr>
                <w:rFonts w:ascii="Consolas" w:hAnsi="Consolas"/>
                <w:color w:val="E2E8F0"/>
                <w:sz w:val="19"/>
                <w:lang w:val="en-US"/>
              </w:rPr>
              <w:t xml:space="preserve"> = (e) =&gt; {</w:t>
            </w:r>
          </w:p>
          <w:p w14:paraId="07358B06"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file = </w:t>
            </w:r>
            <w:proofErr w:type="spellStart"/>
            <w:proofErr w:type="gramStart"/>
            <w:r w:rsidRPr="00672A2E">
              <w:rPr>
                <w:rFonts w:ascii="Consolas" w:hAnsi="Consolas"/>
                <w:color w:val="E2E8F0"/>
                <w:sz w:val="19"/>
                <w:lang w:val="en-US"/>
              </w:rPr>
              <w:t>e.target</w:t>
            </w:r>
            <w:proofErr w:type="gramEnd"/>
            <w:r w:rsidRPr="00672A2E">
              <w:rPr>
                <w:rFonts w:ascii="Consolas" w:hAnsi="Consolas"/>
                <w:color w:val="E2E8F0"/>
                <w:sz w:val="19"/>
                <w:lang w:val="en-US"/>
              </w:rPr>
              <w:t>.files</w:t>
            </w:r>
            <w:proofErr w:type="spellEnd"/>
            <w:r w:rsidRPr="00672A2E">
              <w:rPr>
                <w:rFonts w:ascii="Consolas" w:hAnsi="Consolas"/>
                <w:color w:val="E2E8F0"/>
                <w:sz w:val="19"/>
                <w:lang w:val="en-US"/>
              </w:rPr>
              <w:t>[0];</w:t>
            </w:r>
          </w:p>
          <w:p w14:paraId="2C232625"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if </w:t>
            </w:r>
            <w:proofErr w:type="gramStart"/>
            <w:r w:rsidRPr="00672A2E">
              <w:rPr>
                <w:rFonts w:ascii="Consolas" w:hAnsi="Consolas"/>
                <w:color w:val="E2E8F0"/>
                <w:sz w:val="19"/>
                <w:lang w:val="en-US"/>
              </w:rPr>
              <w:t>(!file</w:t>
            </w:r>
            <w:proofErr w:type="gramEnd"/>
            <w:r w:rsidRPr="00672A2E">
              <w:rPr>
                <w:rFonts w:ascii="Consolas" w:hAnsi="Consolas"/>
                <w:color w:val="E2E8F0"/>
                <w:sz w:val="19"/>
                <w:lang w:val="en-US"/>
              </w:rPr>
              <w:t>) return;</w:t>
            </w:r>
          </w:p>
          <w:p w14:paraId="5B7B1F6C"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reader = new </w:t>
            </w:r>
            <w:proofErr w:type="spellStart"/>
            <w:proofErr w:type="gramStart"/>
            <w:r w:rsidRPr="00672A2E">
              <w:rPr>
                <w:rFonts w:ascii="Consolas" w:hAnsi="Consolas"/>
                <w:color w:val="E2E8F0"/>
                <w:sz w:val="19"/>
                <w:lang w:val="en-US"/>
              </w:rPr>
              <w:t>FileReader</w:t>
            </w:r>
            <w:proofErr w:type="spellEnd"/>
            <w:r w:rsidRPr="00672A2E">
              <w:rPr>
                <w:rFonts w:ascii="Consolas" w:hAnsi="Consolas"/>
                <w:color w:val="E2E8F0"/>
                <w:sz w:val="19"/>
                <w:lang w:val="en-US"/>
              </w:rPr>
              <w:t>(</w:t>
            </w:r>
            <w:proofErr w:type="gramEnd"/>
            <w:r w:rsidRPr="00672A2E">
              <w:rPr>
                <w:rFonts w:ascii="Consolas" w:hAnsi="Consolas"/>
                <w:color w:val="E2E8F0"/>
                <w:sz w:val="19"/>
                <w:lang w:val="en-US"/>
              </w:rPr>
              <w:t>);</w:t>
            </w:r>
          </w:p>
          <w:p w14:paraId="1D71651A"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w:t>
            </w:r>
            <w:proofErr w:type="spellStart"/>
            <w:proofErr w:type="gramStart"/>
            <w:r w:rsidRPr="00672A2E">
              <w:rPr>
                <w:rFonts w:ascii="Consolas" w:hAnsi="Consolas"/>
                <w:color w:val="E2E8F0"/>
                <w:sz w:val="19"/>
                <w:lang w:val="en-US"/>
              </w:rPr>
              <w:t>reader.onload</w:t>
            </w:r>
            <w:proofErr w:type="spellEnd"/>
            <w:proofErr w:type="gram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evt</w:t>
            </w:r>
            <w:proofErr w:type="spellEnd"/>
            <w:r w:rsidRPr="00672A2E">
              <w:rPr>
                <w:rFonts w:ascii="Consolas" w:hAnsi="Consolas"/>
                <w:color w:val="E2E8F0"/>
                <w:sz w:val="19"/>
                <w:lang w:val="en-US"/>
              </w:rPr>
              <w:t>) =&gt; {</w:t>
            </w:r>
          </w:p>
          <w:p w14:paraId="22405B62"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text = </w:t>
            </w:r>
            <w:proofErr w:type="spellStart"/>
            <w:proofErr w:type="gramStart"/>
            <w:r w:rsidRPr="00672A2E">
              <w:rPr>
                <w:rFonts w:ascii="Consolas" w:hAnsi="Consolas"/>
                <w:color w:val="E2E8F0"/>
                <w:sz w:val="19"/>
                <w:lang w:val="en-US"/>
              </w:rPr>
              <w:t>evt.target</w:t>
            </w:r>
            <w:proofErr w:type="gramEnd"/>
            <w:r w:rsidRPr="00672A2E">
              <w:rPr>
                <w:rFonts w:ascii="Consolas" w:hAnsi="Consolas"/>
                <w:color w:val="E2E8F0"/>
                <w:sz w:val="19"/>
                <w:lang w:val="en-US"/>
              </w:rPr>
              <w:t>.result</w:t>
            </w:r>
            <w:proofErr w:type="spellEnd"/>
            <w:r w:rsidRPr="00672A2E">
              <w:rPr>
                <w:rFonts w:ascii="Consolas" w:hAnsi="Consolas"/>
                <w:color w:val="E2E8F0"/>
                <w:sz w:val="19"/>
                <w:lang w:val="en-US"/>
              </w:rPr>
              <w:t>;</w:t>
            </w:r>
          </w:p>
          <w:p w14:paraId="19FE7647"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lines = </w:t>
            </w:r>
            <w:proofErr w:type="spellStart"/>
            <w:proofErr w:type="gramStart"/>
            <w:r w:rsidRPr="00672A2E">
              <w:rPr>
                <w:rFonts w:ascii="Consolas" w:hAnsi="Consolas"/>
                <w:color w:val="E2E8F0"/>
                <w:sz w:val="19"/>
                <w:lang w:val="en-US"/>
              </w:rPr>
              <w:t>text.split</w:t>
            </w:r>
            <w:proofErr w:type="spellEnd"/>
            <w:proofErr w:type="gramEnd"/>
            <w:r w:rsidRPr="00672A2E">
              <w:rPr>
                <w:rFonts w:ascii="Consolas" w:hAnsi="Consolas"/>
                <w:color w:val="E2E8F0"/>
                <w:sz w:val="19"/>
                <w:lang w:val="en-US"/>
              </w:rPr>
              <w:t xml:space="preserve">(/\r?\n/).map(l =&gt; </w:t>
            </w:r>
            <w:proofErr w:type="spellStart"/>
            <w:r w:rsidRPr="00672A2E">
              <w:rPr>
                <w:rFonts w:ascii="Consolas" w:hAnsi="Consolas"/>
                <w:color w:val="E2E8F0"/>
                <w:sz w:val="19"/>
                <w:lang w:val="en-US"/>
              </w:rPr>
              <w:t>l.trim</w:t>
            </w:r>
            <w:proofErr w:type="spellEnd"/>
            <w:r w:rsidRPr="00672A2E">
              <w:rPr>
                <w:rFonts w:ascii="Consolas" w:hAnsi="Consolas"/>
                <w:color w:val="E2E8F0"/>
                <w:sz w:val="19"/>
                <w:lang w:val="en-US"/>
              </w:rPr>
              <w:t xml:space="preserve">()).filter(l =&gt; </w:t>
            </w:r>
            <w:proofErr w:type="spellStart"/>
            <w:r w:rsidRPr="00672A2E">
              <w:rPr>
                <w:rFonts w:ascii="Consolas" w:hAnsi="Consolas"/>
                <w:color w:val="E2E8F0"/>
                <w:sz w:val="19"/>
                <w:lang w:val="en-US"/>
              </w:rPr>
              <w:t>l.length</w:t>
            </w:r>
            <w:proofErr w:type="spellEnd"/>
            <w:r w:rsidRPr="00672A2E">
              <w:rPr>
                <w:rFonts w:ascii="Consolas" w:hAnsi="Consolas"/>
                <w:color w:val="E2E8F0"/>
                <w:sz w:val="19"/>
                <w:lang w:val="en-US"/>
              </w:rPr>
              <w:t xml:space="preserve"> &gt; 0);</w:t>
            </w:r>
          </w:p>
          <w:p w14:paraId="520C33B2"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if (</w:t>
            </w:r>
            <w:proofErr w:type="spellStart"/>
            <w:proofErr w:type="gramStart"/>
            <w:r w:rsidRPr="00672A2E">
              <w:rPr>
                <w:rFonts w:ascii="Consolas" w:hAnsi="Consolas"/>
                <w:color w:val="E2E8F0"/>
                <w:sz w:val="19"/>
                <w:lang w:val="en-US"/>
              </w:rPr>
              <w:t>lines.length</w:t>
            </w:r>
            <w:proofErr w:type="spellEnd"/>
            <w:proofErr w:type="gramEnd"/>
            <w:r w:rsidRPr="00672A2E">
              <w:rPr>
                <w:rFonts w:ascii="Consolas" w:hAnsi="Consolas"/>
                <w:color w:val="E2E8F0"/>
                <w:sz w:val="19"/>
                <w:lang w:val="en-US"/>
              </w:rPr>
              <w:t xml:space="preserve"> &lt; 2) return;</w:t>
            </w:r>
          </w:p>
          <w:p w14:paraId="39280C74"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newAtletas</w:t>
            </w:r>
            <w:proofErr w:type="spellEnd"/>
            <w:r w:rsidRPr="00672A2E">
              <w:rPr>
                <w:rFonts w:ascii="Consolas" w:hAnsi="Consolas"/>
                <w:color w:val="E2E8F0"/>
                <w:sz w:val="19"/>
                <w:lang w:val="en-US"/>
              </w:rPr>
              <w:t xml:space="preserve"> = [];</w:t>
            </w:r>
          </w:p>
          <w:p w14:paraId="5072A158"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for (let </w:t>
            </w:r>
            <w:proofErr w:type="spellStart"/>
            <w:r w:rsidRPr="00672A2E">
              <w:rPr>
                <w:rFonts w:ascii="Consolas" w:hAnsi="Consolas"/>
                <w:color w:val="E2E8F0"/>
                <w:sz w:val="19"/>
                <w:lang w:val="en-US"/>
              </w:rPr>
              <w:t>i</w:t>
            </w:r>
            <w:proofErr w:type="spellEnd"/>
            <w:r w:rsidRPr="00672A2E">
              <w:rPr>
                <w:rFonts w:ascii="Consolas" w:hAnsi="Consolas"/>
                <w:color w:val="E2E8F0"/>
                <w:sz w:val="19"/>
                <w:lang w:val="en-US"/>
              </w:rPr>
              <w:t xml:space="preserve"> = 1; </w:t>
            </w:r>
            <w:proofErr w:type="spellStart"/>
            <w:r w:rsidRPr="00672A2E">
              <w:rPr>
                <w:rFonts w:ascii="Consolas" w:hAnsi="Consolas"/>
                <w:color w:val="E2E8F0"/>
                <w:sz w:val="19"/>
                <w:lang w:val="en-US"/>
              </w:rPr>
              <w:t>i</w:t>
            </w:r>
            <w:proofErr w:type="spellEnd"/>
            <w:r w:rsidRPr="00672A2E">
              <w:rPr>
                <w:rFonts w:ascii="Consolas" w:hAnsi="Consolas"/>
                <w:color w:val="E2E8F0"/>
                <w:sz w:val="19"/>
                <w:lang w:val="en-US"/>
              </w:rPr>
              <w:t xml:space="preserve"> &lt; </w:t>
            </w:r>
            <w:proofErr w:type="spellStart"/>
            <w:proofErr w:type="gramStart"/>
            <w:r w:rsidRPr="00672A2E">
              <w:rPr>
                <w:rFonts w:ascii="Consolas" w:hAnsi="Consolas"/>
                <w:color w:val="E2E8F0"/>
                <w:sz w:val="19"/>
                <w:lang w:val="en-US"/>
              </w:rPr>
              <w:t>lines.length</w:t>
            </w:r>
            <w:proofErr w:type="spellEnd"/>
            <w:proofErr w:type="gramEnd"/>
            <w:r w:rsidRPr="00672A2E">
              <w:rPr>
                <w:rFonts w:ascii="Consolas" w:hAnsi="Consolas"/>
                <w:color w:val="E2E8F0"/>
                <w:sz w:val="19"/>
                <w:lang w:val="en-US"/>
              </w:rPr>
              <w:t xml:space="preserve">; </w:t>
            </w:r>
            <w:proofErr w:type="spellStart"/>
            <w:r w:rsidRPr="00672A2E">
              <w:rPr>
                <w:rFonts w:ascii="Consolas" w:hAnsi="Consolas"/>
                <w:color w:val="E2E8F0"/>
                <w:sz w:val="19"/>
                <w:lang w:val="en-US"/>
              </w:rPr>
              <w:t>i</w:t>
            </w:r>
            <w:proofErr w:type="spellEnd"/>
            <w:r w:rsidRPr="00672A2E">
              <w:rPr>
                <w:rFonts w:ascii="Consolas" w:hAnsi="Consolas"/>
                <w:color w:val="E2E8F0"/>
                <w:sz w:val="19"/>
                <w:lang w:val="en-US"/>
              </w:rPr>
              <w:t>++) {</w:t>
            </w:r>
          </w:p>
          <w:p w14:paraId="58A499B0"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parts = lines[</w:t>
            </w:r>
            <w:proofErr w:type="spellStart"/>
            <w:r w:rsidRPr="00672A2E">
              <w:rPr>
                <w:rFonts w:ascii="Consolas" w:hAnsi="Consolas"/>
                <w:color w:val="E2E8F0"/>
                <w:sz w:val="19"/>
                <w:lang w:val="en-US"/>
              </w:rPr>
              <w:t>i</w:t>
            </w:r>
            <w:proofErr w:type="spellEnd"/>
            <w:proofErr w:type="gramStart"/>
            <w:r w:rsidRPr="00672A2E">
              <w:rPr>
                <w:rFonts w:ascii="Consolas" w:hAnsi="Consolas"/>
                <w:color w:val="E2E8F0"/>
                <w:sz w:val="19"/>
                <w:lang w:val="en-US"/>
              </w:rPr>
              <w:t>].split</w:t>
            </w:r>
            <w:proofErr w:type="gramEnd"/>
            <w:r w:rsidRPr="00672A2E">
              <w:rPr>
                <w:rFonts w:ascii="Consolas" w:hAnsi="Consolas"/>
                <w:color w:val="E2E8F0"/>
                <w:sz w:val="19"/>
                <w:lang w:val="en-US"/>
              </w:rPr>
              <w:t xml:space="preserve">(/[;,]/).map(p =&gt; </w:t>
            </w:r>
            <w:proofErr w:type="spellStart"/>
            <w:r w:rsidRPr="00672A2E">
              <w:rPr>
                <w:rFonts w:ascii="Consolas" w:hAnsi="Consolas"/>
                <w:color w:val="E2E8F0"/>
                <w:sz w:val="19"/>
                <w:lang w:val="en-US"/>
              </w:rPr>
              <w:t>p.trim</w:t>
            </w:r>
            <w:proofErr w:type="spellEnd"/>
            <w:r w:rsidRPr="00672A2E">
              <w:rPr>
                <w:rFonts w:ascii="Consolas" w:hAnsi="Consolas"/>
                <w:color w:val="E2E8F0"/>
                <w:sz w:val="19"/>
                <w:lang w:val="en-US"/>
              </w:rPr>
              <w:t>());</w:t>
            </w:r>
          </w:p>
          <w:p w14:paraId="3DA8E448"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if (</w:t>
            </w:r>
            <w:proofErr w:type="spellStart"/>
            <w:proofErr w:type="gramStart"/>
            <w:r w:rsidRPr="00672A2E">
              <w:rPr>
                <w:rFonts w:ascii="Consolas" w:hAnsi="Consolas"/>
                <w:color w:val="E2E8F0"/>
                <w:sz w:val="19"/>
                <w:lang w:val="en-US"/>
              </w:rPr>
              <w:t>parts.length</w:t>
            </w:r>
            <w:proofErr w:type="spellEnd"/>
            <w:proofErr w:type="gramEnd"/>
            <w:r w:rsidRPr="00672A2E">
              <w:rPr>
                <w:rFonts w:ascii="Consolas" w:hAnsi="Consolas"/>
                <w:color w:val="E2E8F0"/>
                <w:sz w:val="19"/>
                <w:lang w:val="en-US"/>
              </w:rPr>
              <w:t xml:space="preserve"> &gt;= 6) {</w:t>
            </w:r>
          </w:p>
          <w:p w14:paraId="134A74DA"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w:t>
            </w:r>
            <w:proofErr w:type="spellStart"/>
            <w:r w:rsidRPr="00672A2E">
              <w:rPr>
                <w:rFonts w:ascii="Consolas" w:hAnsi="Consolas"/>
                <w:color w:val="E2E8F0"/>
                <w:sz w:val="19"/>
                <w:lang w:val="en-US"/>
              </w:rPr>
              <w:t>newAtletas.push</w:t>
            </w:r>
            <w:proofErr w:type="spellEnd"/>
            <w:r w:rsidRPr="00672A2E">
              <w:rPr>
                <w:rFonts w:ascii="Consolas" w:hAnsi="Consolas"/>
                <w:color w:val="E2E8F0"/>
                <w:sz w:val="19"/>
                <w:lang w:val="en-US"/>
              </w:rPr>
              <w:t>({</w:t>
            </w:r>
          </w:p>
          <w:p w14:paraId="2A7188BE"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id: </w:t>
            </w:r>
            <w:proofErr w:type="spellStart"/>
            <w:r w:rsidRPr="00672A2E">
              <w:rPr>
                <w:rFonts w:ascii="Consolas" w:hAnsi="Consolas"/>
                <w:color w:val="E2E8F0"/>
                <w:sz w:val="19"/>
                <w:lang w:val="en-US"/>
              </w:rPr>
              <w:t>i</w:t>
            </w:r>
            <w:proofErr w:type="spellEnd"/>
            <w:r w:rsidRPr="00672A2E">
              <w:rPr>
                <w:rFonts w:ascii="Consolas" w:hAnsi="Consolas"/>
                <w:color w:val="E2E8F0"/>
                <w:sz w:val="19"/>
                <w:lang w:val="en-US"/>
              </w:rPr>
              <w:t>,</w:t>
            </w:r>
          </w:p>
          <w:p w14:paraId="6097A7AE"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name: </w:t>
            </w:r>
            <w:proofErr w:type="gramStart"/>
            <w:r w:rsidRPr="00672A2E">
              <w:rPr>
                <w:rFonts w:ascii="Consolas" w:hAnsi="Consolas"/>
                <w:color w:val="E2E8F0"/>
                <w:sz w:val="19"/>
                <w:lang w:val="en-US"/>
              </w:rPr>
              <w:t>parts[</w:t>
            </w:r>
            <w:proofErr w:type="gramEnd"/>
            <w:r w:rsidRPr="00672A2E">
              <w:rPr>
                <w:rFonts w:ascii="Consolas" w:hAnsi="Consolas"/>
                <w:color w:val="E2E8F0"/>
                <w:sz w:val="19"/>
                <w:lang w:val="en-US"/>
              </w:rPr>
              <w:t>0] || `</w:t>
            </w:r>
            <w:proofErr w:type="spellStart"/>
            <w:r w:rsidRPr="00672A2E">
              <w:rPr>
                <w:rFonts w:ascii="Consolas" w:hAnsi="Consolas"/>
                <w:color w:val="E2E8F0"/>
                <w:sz w:val="19"/>
                <w:lang w:val="en-US"/>
              </w:rPr>
              <w:t>Atleta</w:t>
            </w:r>
            <w:proofErr w:type="spellEnd"/>
            <w:r w:rsidRPr="00672A2E">
              <w:rPr>
                <w:rFonts w:ascii="Consolas" w:hAnsi="Consolas"/>
                <w:color w:val="E2E8F0"/>
                <w:sz w:val="19"/>
                <w:lang w:val="en-US"/>
              </w:rPr>
              <w:t xml:space="preserve"> ${</w:t>
            </w:r>
            <w:proofErr w:type="spellStart"/>
            <w:r w:rsidRPr="00672A2E">
              <w:rPr>
                <w:rFonts w:ascii="Consolas" w:hAnsi="Consolas"/>
                <w:color w:val="E2E8F0"/>
                <w:sz w:val="19"/>
                <w:lang w:val="en-US"/>
              </w:rPr>
              <w:t>i</w:t>
            </w:r>
            <w:proofErr w:type="spellEnd"/>
            <w:r w:rsidRPr="00672A2E">
              <w:rPr>
                <w:rFonts w:ascii="Consolas" w:hAnsi="Consolas"/>
                <w:color w:val="E2E8F0"/>
                <w:sz w:val="19"/>
                <w:lang w:val="en-US"/>
              </w:rPr>
              <w:t>}`,</w:t>
            </w:r>
          </w:p>
          <w:p w14:paraId="3508A311"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min: </w:t>
            </w:r>
            <w:proofErr w:type="spellStart"/>
            <w:r w:rsidRPr="00672A2E">
              <w:rPr>
                <w:rFonts w:ascii="Consolas" w:hAnsi="Consolas"/>
                <w:color w:val="E2E8F0"/>
                <w:sz w:val="19"/>
                <w:lang w:val="en-US"/>
              </w:rPr>
              <w:t>parseInt</w:t>
            </w:r>
            <w:proofErr w:type="spellEnd"/>
            <w:r w:rsidRPr="00672A2E">
              <w:rPr>
                <w:rFonts w:ascii="Consolas" w:hAnsi="Consolas"/>
                <w:color w:val="E2E8F0"/>
                <w:sz w:val="19"/>
                <w:lang w:val="en-US"/>
              </w:rPr>
              <w:t>(</w:t>
            </w:r>
            <w:proofErr w:type="gramStart"/>
            <w:r w:rsidRPr="00672A2E">
              <w:rPr>
                <w:rFonts w:ascii="Consolas" w:hAnsi="Consolas"/>
                <w:color w:val="E2E8F0"/>
                <w:sz w:val="19"/>
                <w:lang w:val="en-US"/>
              </w:rPr>
              <w:t>parts[</w:t>
            </w:r>
            <w:proofErr w:type="gramEnd"/>
            <w:r w:rsidRPr="00672A2E">
              <w:rPr>
                <w:rFonts w:ascii="Consolas" w:hAnsi="Consolas"/>
                <w:color w:val="E2E8F0"/>
                <w:sz w:val="19"/>
                <w:lang w:val="en-US"/>
              </w:rPr>
              <w:t>1]) || 0,</w:t>
            </w:r>
          </w:p>
          <w:p w14:paraId="27648963"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max: </w:t>
            </w:r>
            <w:proofErr w:type="spellStart"/>
            <w:r w:rsidRPr="00672A2E">
              <w:rPr>
                <w:rFonts w:ascii="Consolas" w:hAnsi="Consolas"/>
                <w:color w:val="E2E8F0"/>
                <w:sz w:val="19"/>
                <w:lang w:val="en-US"/>
              </w:rPr>
              <w:t>parseInt</w:t>
            </w:r>
            <w:proofErr w:type="spellEnd"/>
            <w:r w:rsidRPr="00672A2E">
              <w:rPr>
                <w:rFonts w:ascii="Consolas" w:hAnsi="Consolas"/>
                <w:color w:val="E2E8F0"/>
                <w:sz w:val="19"/>
                <w:lang w:val="en-US"/>
              </w:rPr>
              <w:t>(</w:t>
            </w:r>
            <w:proofErr w:type="gramStart"/>
            <w:r w:rsidRPr="00672A2E">
              <w:rPr>
                <w:rFonts w:ascii="Consolas" w:hAnsi="Consolas"/>
                <w:color w:val="E2E8F0"/>
                <w:sz w:val="19"/>
                <w:lang w:val="en-US"/>
              </w:rPr>
              <w:t>parts[</w:t>
            </w:r>
            <w:proofErr w:type="gramEnd"/>
            <w:r w:rsidRPr="00672A2E">
              <w:rPr>
                <w:rFonts w:ascii="Consolas" w:hAnsi="Consolas"/>
                <w:color w:val="E2E8F0"/>
                <w:sz w:val="19"/>
                <w:lang w:val="en-US"/>
              </w:rPr>
              <w:t>2]) || 3,</w:t>
            </w:r>
          </w:p>
          <w:p w14:paraId="56F75602"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sex: </w:t>
            </w:r>
            <w:proofErr w:type="gramStart"/>
            <w:r w:rsidRPr="00672A2E">
              <w:rPr>
                <w:rFonts w:ascii="Consolas" w:hAnsi="Consolas"/>
                <w:color w:val="E2E8F0"/>
                <w:sz w:val="19"/>
                <w:lang w:val="en-US"/>
              </w:rPr>
              <w:t>parts[</w:t>
            </w:r>
            <w:proofErr w:type="gramEnd"/>
            <w:r w:rsidRPr="00672A2E">
              <w:rPr>
                <w:rFonts w:ascii="Consolas" w:hAnsi="Consolas"/>
                <w:color w:val="E2E8F0"/>
                <w:sz w:val="19"/>
                <w:lang w:val="en-US"/>
              </w:rPr>
              <w:t>3] || 'M',</w:t>
            </w:r>
          </w:p>
          <w:p w14:paraId="69AB69A9"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age: </w:t>
            </w:r>
            <w:proofErr w:type="spellStart"/>
            <w:r w:rsidRPr="00672A2E">
              <w:rPr>
                <w:rFonts w:ascii="Consolas" w:hAnsi="Consolas"/>
                <w:color w:val="E2E8F0"/>
                <w:sz w:val="19"/>
                <w:lang w:val="en-US"/>
              </w:rPr>
              <w:t>parseInt</w:t>
            </w:r>
            <w:proofErr w:type="spellEnd"/>
            <w:r w:rsidRPr="00672A2E">
              <w:rPr>
                <w:rFonts w:ascii="Consolas" w:hAnsi="Consolas"/>
                <w:color w:val="E2E8F0"/>
                <w:sz w:val="19"/>
                <w:lang w:val="en-US"/>
              </w:rPr>
              <w:t>(</w:t>
            </w:r>
            <w:proofErr w:type="gramStart"/>
            <w:r w:rsidRPr="00672A2E">
              <w:rPr>
                <w:rFonts w:ascii="Consolas" w:hAnsi="Consolas"/>
                <w:color w:val="E2E8F0"/>
                <w:sz w:val="19"/>
                <w:lang w:val="en-US"/>
              </w:rPr>
              <w:t>parts[</w:t>
            </w:r>
            <w:proofErr w:type="gramEnd"/>
            <w:r w:rsidRPr="00672A2E">
              <w:rPr>
                <w:rFonts w:ascii="Consolas" w:hAnsi="Consolas"/>
                <w:color w:val="E2E8F0"/>
                <w:sz w:val="19"/>
                <w:lang w:val="en-US"/>
              </w:rPr>
              <w:t>4]) || 30,</w:t>
            </w:r>
          </w:p>
          <w:p w14:paraId="7001578D" w14:textId="77777777" w:rsidR="00170137" w:rsidRPr="00C86E0A" w:rsidRDefault="001B5730">
            <w:pPr>
              <w:spacing w:after="40" w:line="252" w:lineRule="auto"/>
              <w:jc w:val="left"/>
              <w:rPr>
                <w:lang w:val="en-US"/>
              </w:rPr>
            </w:pPr>
            <w:r w:rsidRPr="00672A2E">
              <w:rPr>
                <w:rFonts w:ascii="Consolas" w:hAnsi="Consolas"/>
                <w:color w:val="E2E8F0"/>
                <w:sz w:val="19"/>
                <w:lang w:val="en-US"/>
              </w:rPr>
              <w:t xml:space="preserve">          score: </w:t>
            </w:r>
            <w:proofErr w:type="spellStart"/>
            <w:r w:rsidRPr="00672A2E">
              <w:rPr>
                <w:rFonts w:ascii="Consolas" w:hAnsi="Consolas"/>
                <w:color w:val="E2E8F0"/>
                <w:sz w:val="19"/>
                <w:lang w:val="en-US"/>
              </w:rPr>
              <w:t>parseFloat</w:t>
            </w:r>
            <w:proofErr w:type="spellEnd"/>
            <w:r w:rsidRPr="00672A2E">
              <w:rPr>
                <w:rFonts w:ascii="Consolas" w:hAnsi="Consolas"/>
                <w:color w:val="E2E8F0"/>
                <w:sz w:val="19"/>
                <w:lang w:val="en-US"/>
              </w:rPr>
              <w:t>(</w:t>
            </w:r>
            <w:proofErr w:type="gramStart"/>
            <w:r w:rsidRPr="00672A2E">
              <w:rPr>
                <w:rFonts w:ascii="Consolas" w:hAnsi="Consolas"/>
                <w:color w:val="E2E8F0"/>
                <w:sz w:val="19"/>
                <w:lang w:val="en-US"/>
              </w:rPr>
              <w:t>parts[</w:t>
            </w:r>
            <w:proofErr w:type="gramEnd"/>
            <w:r w:rsidRPr="00672A2E">
              <w:rPr>
                <w:rFonts w:ascii="Consolas" w:hAnsi="Consolas"/>
                <w:color w:val="E2E8F0"/>
                <w:sz w:val="19"/>
                <w:lang w:val="en-US"/>
              </w:rPr>
              <w:t xml:space="preserve">5].replace(',', '.')) </w:t>
            </w:r>
            <w:r w:rsidRPr="00C86E0A">
              <w:rPr>
                <w:rFonts w:ascii="Consolas" w:hAnsi="Consolas"/>
                <w:color w:val="E2E8F0"/>
                <w:sz w:val="19"/>
                <w:lang w:val="en-US"/>
              </w:rPr>
              <w:t>|| 0.5</w:t>
            </w:r>
          </w:p>
          <w:p w14:paraId="7E88B048" w14:textId="77777777" w:rsidR="00170137" w:rsidRPr="00672A2E" w:rsidRDefault="001B5730">
            <w:pPr>
              <w:spacing w:after="40" w:line="252" w:lineRule="auto"/>
              <w:jc w:val="left"/>
              <w:rPr>
                <w:lang w:val="en-US"/>
              </w:rPr>
            </w:pPr>
            <w:r w:rsidRPr="00C86E0A">
              <w:rPr>
                <w:rFonts w:ascii="Consolas" w:hAnsi="Consolas"/>
                <w:color w:val="E2E8F0"/>
                <w:sz w:val="19"/>
                <w:lang w:val="en-US"/>
              </w:rPr>
              <w:t xml:space="preserve">        </w:t>
            </w:r>
            <w:r w:rsidRPr="00672A2E">
              <w:rPr>
                <w:rFonts w:ascii="Consolas" w:hAnsi="Consolas"/>
                <w:color w:val="E2E8F0"/>
                <w:sz w:val="19"/>
                <w:lang w:val="en-US"/>
              </w:rPr>
              <w:t>});</w:t>
            </w:r>
          </w:p>
          <w:p w14:paraId="5CDFC84B" w14:textId="77777777" w:rsidR="00170137" w:rsidRPr="00672A2E" w:rsidRDefault="001B5730">
            <w:pPr>
              <w:spacing w:after="40" w:line="252" w:lineRule="auto"/>
              <w:jc w:val="left"/>
              <w:rPr>
                <w:lang w:val="en-US"/>
              </w:rPr>
            </w:pPr>
            <w:r w:rsidRPr="00672A2E">
              <w:rPr>
                <w:rFonts w:ascii="Consolas" w:hAnsi="Consolas"/>
                <w:color w:val="E2E8F0"/>
                <w:sz w:val="19"/>
                <w:lang w:val="en-US"/>
              </w:rPr>
              <w:lastRenderedPageBreak/>
              <w:t xml:space="preserve">      }</w:t>
            </w:r>
          </w:p>
          <w:p w14:paraId="1013D51E"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w:t>
            </w:r>
          </w:p>
          <w:p w14:paraId="63E39AA4"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if (</w:t>
            </w:r>
            <w:proofErr w:type="spellStart"/>
            <w:r w:rsidRPr="00672A2E">
              <w:rPr>
                <w:rFonts w:ascii="Consolas" w:hAnsi="Consolas"/>
                <w:color w:val="E2E8F0"/>
                <w:sz w:val="19"/>
                <w:lang w:val="en-US"/>
              </w:rPr>
              <w:t>newAtletas.length</w:t>
            </w:r>
            <w:proofErr w:type="spellEnd"/>
            <w:r w:rsidRPr="00672A2E">
              <w:rPr>
                <w:rFonts w:ascii="Consolas" w:hAnsi="Consolas"/>
                <w:color w:val="E2E8F0"/>
                <w:sz w:val="19"/>
                <w:lang w:val="en-US"/>
              </w:rPr>
              <w:t xml:space="preserve"> &gt; 0) </w:t>
            </w:r>
            <w:proofErr w:type="spellStart"/>
            <w:r w:rsidRPr="00672A2E">
              <w:rPr>
                <w:rFonts w:ascii="Consolas" w:hAnsi="Consolas"/>
                <w:color w:val="E2E8F0"/>
                <w:sz w:val="19"/>
                <w:lang w:val="en-US"/>
              </w:rPr>
              <w:t>setAtletas</w:t>
            </w:r>
            <w:proofErr w:type="spellEnd"/>
            <w:r w:rsidRPr="00672A2E">
              <w:rPr>
                <w:rFonts w:ascii="Consolas" w:hAnsi="Consolas"/>
                <w:color w:val="E2E8F0"/>
                <w:sz w:val="19"/>
                <w:lang w:val="en-US"/>
              </w:rPr>
              <w:t>(</w:t>
            </w:r>
            <w:proofErr w:type="spellStart"/>
            <w:r w:rsidRPr="00672A2E">
              <w:rPr>
                <w:rFonts w:ascii="Consolas" w:hAnsi="Consolas"/>
                <w:color w:val="E2E8F0"/>
                <w:sz w:val="19"/>
                <w:lang w:val="en-US"/>
              </w:rPr>
              <w:t>newAtletas</w:t>
            </w:r>
            <w:proofErr w:type="spellEnd"/>
            <w:r w:rsidRPr="00672A2E">
              <w:rPr>
                <w:rFonts w:ascii="Consolas" w:hAnsi="Consolas"/>
                <w:color w:val="E2E8F0"/>
                <w:sz w:val="19"/>
                <w:lang w:val="en-US"/>
              </w:rPr>
              <w:t>);</w:t>
            </w:r>
          </w:p>
          <w:p w14:paraId="2DB06F01" w14:textId="77777777" w:rsidR="00170137" w:rsidRDefault="001B5730">
            <w:pPr>
              <w:spacing w:after="40" w:line="252" w:lineRule="auto"/>
              <w:jc w:val="left"/>
            </w:pPr>
            <w:r w:rsidRPr="00672A2E">
              <w:rPr>
                <w:rFonts w:ascii="Consolas" w:hAnsi="Consolas"/>
                <w:color w:val="E2E8F0"/>
                <w:sz w:val="19"/>
                <w:lang w:val="en-US"/>
              </w:rPr>
              <w:t xml:space="preserve">  </w:t>
            </w:r>
            <w:r>
              <w:rPr>
                <w:rFonts w:ascii="Consolas" w:hAnsi="Consolas"/>
                <w:color w:val="E2E8F0"/>
                <w:sz w:val="19"/>
              </w:rPr>
              <w:t>};</w:t>
            </w:r>
          </w:p>
          <w:p w14:paraId="649F42A4" w14:textId="77777777" w:rsidR="00170137" w:rsidRDefault="001B5730">
            <w:pPr>
              <w:spacing w:after="40" w:line="252" w:lineRule="auto"/>
              <w:jc w:val="left"/>
            </w:pPr>
            <w:r>
              <w:rPr>
                <w:rFonts w:ascii="Consolas" w:hAnsi="Consolas"/>
                <w:color w:val="E2E8F0"/>
                <w:sz w:val="19"/>
              </w:rPr>
              <w:t xml:space="preserve">  </w:t>
            </w:r>
            <w:proofErr w:type="spellStart"/>
            <w:proofErr w:type="gramStart"/>
            <w:r>
              <w:rPr>
                <w:rFonts w:ascii="Consolas" w:hAnsi="Consolas"/>
                <w:color w:val="E2E8F0"/>
                <w:sz w:val="19"/>
              </w:rPr>
              <w:t>reader.readAsText</w:t>
            </w:r>
            <w:proofErr w:type="spellEnd"/>
            <w:proofErr w:type="gramEnd"/>
            <w:r>
              <w:rPr>
                <w:rFonts w:ascii="Consolas" w:hAnsi="Consolas"/>
                <w:color w:val="E2E8F0"/>
                <w:sz w:val="19"/>
              </w:rPr>
              <w:t>(file);</w:t>
            </w:r>
          </w:p>
          <w:p w14:paraId="4CCC8025" w14:textId="77777777" w:rsidR="00170137" w:rsidRDefault="001B5730">
            <w:pPr>
              <w:spacing w:after="40" w:line="252" w:lineRule="auto"/>
              <w:jc w:val="left"/>
            </w:pPr>
            <w:r>
              <w:rPr>
                <w:rFonts w:ascii="Consolas" w:hAnsi="Consolas"/>
                <w:color w:val="E2E8F0"/>
                <w:sz w:val="19"/>
              </w:rPr>
              <w:t>};</w:t>
            </w:r>
          </w:p>
        </w:tc>
      </w:tr>
    </w:tbl>
    <w:p w14:paraId="71453ECD" w14:textId="77777777" w:rsidR="00170137" w:rsidRDefault="001B5730">
      <w:pPr>
        <w:spacing w:before="60" w:after="200" w:line="276" w:lineRule="auto"/>
        <w:jc w:val="center"/>
      </w:pPr>
      <w:r>
        <w:rPr>
          <w:i/>
          <w:color w:val="475569"/>
          <w:sz w:val="19"/>
        </w:rPr>
        <w:lastRenderedPageBreak/>
        <w:t>Fonte: Elaborado pelo autor a partir do código-fonte (</w:t>
      </w:r>
      <w:proofErr w:type="spellStart"/>
      <w:r>
        <w:rPr>
          <w:i/>
          <w:color w:val="475569"/>
          <w:sz w:val="19"/>
        </w:rPr>
        <w:t>App.jsx</w:t>
      </w:r>
      <w:proofErr w:type="spellEnd"/>
      <w:r>
        <w:rPr>
          <w:i/>
          <w:color w:val="475569"/>
          <w:sz w:val="19"/>
        </w:rPr>
        <w:t>, linhas 353–378).</w:t>
      </w:r>
    </w:p>
    <w:p w14:paraId="08873B9B" w14:textId="23FA0B90" w:rsidR="00170137" w:rsidRDefault="00B6392A">
      <w:pPr>
        <w:pStyle w:val="Ttulo2"/>
        <w:numPr>
          <w:ilvl w:val="1"/>
          <w:numId w:val="1"/>
        </w:numPr>
        <w:spacing w:before="280" w:after="120" w:line="360" w:lineRule="auto"/>
      </w:pPr>
      <w:bookmarkStart w:id="25" w:name="_Toc242195346"/>
      <w:r>
        <w:rPr>
          <w:color w:val="1E1E1E"/>
        </w:rPr>
        <w:t>MOTOR DE REGRAS MANUAIS: BLOQUEIO E FIXAÇÃO (RF05 E RF06)</w:t>
      </w:r>
      <w:bookmarkEnd w:id="25"/>
    </w:p>
    <w:p w14:paraId="470669F9" w14:textId="77777777" w:rsidR="00170137" w:rsidRDefault="001B5730">
      <w:pPr>
        <w:spacing w:after="120"/>
        <w:ind w:firstLine="720"/>
      </w:pPr>
      <w:r>
        <w:t xml:space="preserve">O módulo de Regras Manuais representa um dos principais avanços ergonômicos introduzidos nesta pesquisa. No sistema original em </w:t>
      </w:r>
      <w:proofErr w:type="spellStart"/>
      <w:r>
        <w:t>Gtkmm</w:t>
      </w:r>
      <w:proofErr w:type="spellEnd"/>
      <w:r>
        <w:t>, o técnico deparava-se com uma interface de restrições de baixa legibilidade. Na nova arquitetura, o fluxo foi desacoplado em dois procedimentos lógicos independentes:</w:t>
      </w:r>
    </w:p>
    <w:p w14:paraId="5C1C45EE" w14:textId="77777777" w:rsidR="00170137" w:rsidRDefault="001B5730">
      <w:pPr>
        <w:spacing w:after="80"/>
        <w:ind w:left="720" w:hanging="360"/>
        <w:jc w:val="left"/>
      </w:pPr>
      <w:r>
        <w:t xml:space="preserve">• </w:t>
      </w:r>
      <w:r>
        <w:rPr>
          <w:b/>
          <w:bCs/>
        </w:rPr>
        <w:t xml:space="preserve">Bloqueio por Atleta (RF06): </w:t>
      </w:r>
      <w:r>
        <w:t>O treinador seleciona o atleta em uma listagem e assinala quais tipos de barco ele não deseja remar (</w:t>
      </w:r>
      <w:proofErr w:type="spellStart"/>
      <w:r>
        <w:t>ex</w:t>
      </w:r>
      <w:proofErr w:type="spellEnd"/>
      <w:r>
        <w:t>: recusa de guarnecer barcos individuais 1X) ou quais provas específicas conflitantes ele está proibido de disputar por compromisso pessoal.</w:t>
      </w:r>
    </w:p>
    <w:p w14:paraId="43B39872" w14:textId="77777777" w:rsidR="00170137" w:rsidRDefault="001B5730">
      <w:pPr>
        <w:spacing w:after="80"/>
        <w:ind w:left="720" w:hanging="360"/>
        <w:jc w:val="left"/>
      </w:pPr>
      <w:r>
        <w:t xml:space="preserve">• </w:t>
      </w:r>
      <w:r>
        <w:rPr>
          <w:b/>
          <w:bCs/>
        </w:rPr>
        <w:t xml:space="preserve">Fixação em Prova (RF05): </w:t>
      </w:r>
      <w:r>
        <w:t>O treinador elege uma regata da grade e fixa a relação exata de atletas que obrigatoriamente devem compor o barco, garantindo a manutenção de guarnições entrosadas ou a alocação de atletas convidados.</w:t>
      </w:r>
    </w:p>
    <w:p w14:paraId="5BEC3736" w14:textId="77777777" w:rsidR="00170137" w:rsidRDefault="001B5730">
      <w:pPr>
        <w:spacing w:before="240" w:after="240"/>
        <w:jc w:val="center"/>
      </w:pPr>
      <w:r>
        <w:rPr>
          <w:b/>
          <w:bCs/>
          <w:color w:val="BE185D"/>
          <w:sz w:val="22"/>
          <w:szCs w:val="22"/>
        </w:rPr>
        <w:t>[insira aqui foto de tela de Regras Manuais (Fixar e Bloquear)]</w:t>
      </w:r>
      <w:r>
        <w:rPr>
          <w:b/>
          <w:bCs/>
          <w:color w:val="BE185D"/>
          <w:sz w:val="22"/>
          <w:szCs w:val="22"/>
        </w:rPr>
        <w:br/>
        <w:t xml:space="preserve">(Captura de tela detalhando os cartões de regras manuais: cartão vermelho com </w:t>
      </w:r>
      <w:proofErr w:type="spellStart"/>
      <w:r>
        <w:rPr>
          <w:b/>
          <w:bCs/>
          <w:color w:val="BE185D"/>
          <w:sz w:val="22"/>
          <w:szCs w:val="22"/>
        </w:rPr>
        <w:t>tags</w:t>
      </w:r>
      <w:proofErr w:type="spellEnd"/>
      <w:r>
        <w:rPr>
          <w:b/>
          <w:bCs/>
          <w:color w:val="BE185D"/>
          <w:sz w:val="22"/>
          <w:szCs w:val="22"/>
        </w:rPr>
        <w:t xml:space="preserve"> clicáveis para Bloqueio por Atleta e cartão verde para Fixação em Prova)</w:t>
      </w:r>
    </w:p>
    <w:p w14:paraId="100EFEBE" w14:textId="77777777" w:rsidR="00170137" w:rsidRDefault="001B5730">
      <w:pPr>
        <w:spacing w:before="200" w:after="80" w:line="276" w:lineRule="auto"/>
        <w:jc w:val="center"/>
      </w:pPr>
      <w:r>
        <w:rPr>
          <w:b/>
          <w:color w:val="000000"/>
          <w:sz w:val="21"/>
        </w:rPr>
        <w:t>Quadro 2 – Rotina de Filtragem de Candidatos Elegíveis e Aplicação de Bloqueios (RF06)</w:t>
      </w:r>
    </w:p>
    <w:tbl>
      <w:tblPr>
        <w:tblStyle w:val="TableNormal"/>
        <w:tblW w:w="0" w:type="auto"/>
        <w:jc w:val="center"/>
        <w:tblInd w:w="0" w:type="dxa"/>
        <w:tblLook w:val="04A0" w:firstRow="1" w:lastRow="0" w:firstColumn="1" w:lastColumn="0" w:noHBand="0" w:noVBand="1"/>
      </w:tblPr>
      <w:tblGrid>
        <w:gridCol w:w="9072"/>
      </w:tblGrid>
      <w:tr w:rsidR="00170137" w14:paraId="7F2D70E1" w14:textId="77777777">
        <w:trPr>
          <w:jc w:val="center"/>
        </w:trPr>
        <w:tc>
          <w:tcPr>
            <w:tcW w:w="9360" w:type="dxa"/>
            <w:shd w:val="clear" w:color="auto" w:fill="0F172A"/>
            <w:tcMar>
              <w:top w:w="140" w:type="dxa"/>
              <w:left w:w="200" w:type="dxa"/>
              <w:bottom w:w="140" w:type="dxa"/>
              <w:right w:w="200" w:type="dxa"/>
            </w:tcMar>
          </w:tcPr>
          <w:p w14:paraId="2A4F769F" w14:textId="77777777" w:rsidR="00170137" w:rsidRDefault="001B5730">
            <w:pPr>
              <w:spacing w:after="40" w:line="252" w:lineRule="auto"/>
              <w:jc w:val="left"/>
            </w:pPr>
            <w:r>
              <w:rPr>
                <w:rFonts w:ascii="Consolas" w:hAnsi="Consolas"/>
                <w:color w:val="E2E8F0"/>
                <w:sz w:val="19"/>
              </w:rPr>
              <w:t>// Filtragem de candidatos elegíveis respeitando regras manuais de bloqueio (RF06)</w:t>
            </w:r>
          </w:p>
          <w:p w14:paraId="4586830F" w14:textId="77777777" w:rsidR="00170137" w:rsidRDefault="001B5730">
            <w:pPr>
              <w:spacing w:after="40" w:line="252" w:lineRule="auto"/>
              <w:jc w:val="left"/>
            </w:pPr>
            <w:proofErr w:type="spellStart"/>
            <w:r>
              <w:rPr>
                <w:rFonts w:ascii="Consolas" w:hAnsi="Consolas"/>
                <w:color w:val="E2E8F0"/>
                <w:sz w:val="19"/>
              </w:rPr>
              <w:t>const</w:t>
            </w:r>
            <w:proofErr w:type="spellEnd"/>
            <w:r>
              <w:rPr>
                <w:rFonts w:ascii="Consolas" w:hAnsi="Consolas"/>
                <w:color w:val="E2E8F0"/>
                <w:sz w:val="19"/>
              </w:rPr>
              <w:t xml:space="preserve"> candidates = </w:t>
            </w:r>
            <w:proofErr w:type="spellStart"/>
            <w:r>
              <w:rPr>
                <w:rFonts w:ascii="Consolas" w:hAnsi="Consolas"/>
                <w:color w:val="E2E8F0"/>
                <w:sz w:val="19"/>
              </w:rPr>
              <w:t>inputAtletas.filter</w:t>
            </w:r>
            <w:proofErr w:type="spellEnd"/>
            <w:r>
              <w:rPr>
                <w:rFonts w:ascii="Consolas" w:hAnsi="Consolas"/>
                <w:color w:val="E2E8F0"/>
                <w:sz w:val="19"/>
              </w:rPr>
              <w:t>(atleta =&gt; {</w:t>
            </w:r>
          </w:p>
          <w:p w14:paraId="545EB35C" w14:textId="77777777" w:rsidR="00170137" w:rsidRDefault="001B5730">
            <w:pPr>
              <w:spacing w:after="40" w:line="252" w:lineRule="auto"/>
              <w:jc w:val="left"/>
            </w:pPr>
            <w:r>
              <w:rPr>
                <w:rFonts w:ascii="Consolas" w:hAnsi="Consolas"/>
                <w:color w:val="E2E8F0"/>
                <w:sz w:val="19"/>
              </w:rPr>
              <w:t xml:space="preserve">  // 1. Não pode estar previamente alocado na tripulação</w:t>
            </w:r>
          </w:p>
          <w:p w14:paraId="5013B340" w14:textId="77777777" w:rsidR="00170137" w:rsidRPr="00672A2E" w:rsidRDefault="001B5730">
            <w:pPr>
              <w:spacing w:after="40" w:line="252" w:lineRule="auto"/>
              <w:jc w:val="left"/>
              <w:rPr>
                <w:lang w:val="en-US"/>
              </w:rPr>
            </w:pPr>
            <w:r>
              <w:rPr>
                <w:rFonts w:ascii="Consolas" w:hAnsi="Consolas"/>
                <w:color w:val="E2E8F0"/>
                <w:sz w:val="19"/>
              </w:rPr>
              <w:t xml:space="preserve">  </w:t>
            </w:r>
            <w:r w:rsidRPr="00672A2E">
              <w:rPr>
                <w:rFonts w:ascii="Consolas" w:hAnsi="Consolas"/>
                <w:color w:val="E2E8F0"/>
                <w:sz w:val="19"/>
                <w:lang w:val="en-US"/>
              </w:rPr>
              <w:t>if (</w:t>
            </w:r>
            <w:proofErr w:type="spellStart"/>
            <w:proofErr w:type="gramStart"/>
            <w:r w:rsidRPr="00672A2E">
              <w:rPr>
                <w:rFonts w:ascii="Consolas" w:hAnsi="Consolas"/>
                <w:color w:val="E2E8F0"/>
                <w:sz w:val="19"/>
                <w:lang w:val="en-US"/>
              </w:rPr>
              <w:t>crew.some</w:t>
            </w:r>
            <w:proofErr w:type="spellEnd"/>
            <w:proofErr w:type="gramEnd"/>
            <w:r w:rsidRPr="00672A2E">
              <w:rPr>
                <w:rFonts w:ascii="Consolas" w:hAnsi="Consolas"/>
                <w:color w:val="E2E8F0"/>
                <w:sz w:val="19"/>
                <w:lang w:val="en-US"/>
              </w:rPr>
              <w:t>(c =&gt; c.id === atleta.id)) return false;</w:t>
            </w:r>
          </w:p>
          <w:p w14:paraId="1ED08E7F" w14:textId="77777777" w:rsidR="00170137" w:rsidRPr="00672A2E" w:rsidRDefault="00170137">
            <w:pPr>
              <w:spacing w:after="40" w:line="252" w:lineRule="auto"/>
              <w:jc w:val="left"/>
              <w:rPr>
                <w:lang w:val="en-US"/>
              </w:rPr>
            </w:pPr>
          </w:p>
          <w:p w14:paraId="41F7555C" w14:textId="77777777" w:rsidR="00170137" w:rsidRDefault="001B5730">
            <w:pPr>
              <w:spacing w:after="40" w:line="252" w:lineRule="auto"/>
              <w:jc w:val="left"/>
            </w:pPr>
            <w:r w:rsidRPr="00672A2E">
              <w:rPr>
                <w:rFonts w:ascii="Consolas" w:hAnsi="Consolas"/>
                <w:color w:val="E2E8F0"/>
                <w:sz w:val="19"/>
                <w:lang w:val="en-US"/>
              </w:rPr>
              <w:t xml:space="preserve">  </w:t>
            </w:r>
            <w:r>
              <w:rPr>
                <w:rFonts w:ascii="Consolas" w:hAnsi="Consolas"/>
                <w:color w:val="E2E8F0"/>
                <w:sz w:val="19"/>
              </w:rPr>
              <w:t>// 2. Limite máximo individual de participações (Equação 3.5)</w:t>
            </w:r>
          </w:p>
          <w:p w14:paraId="48927F3E" w14:textId="77777777" w:rsidR="00170137" w:rsidRPr="00672A2E" w:rsidRDefault="001B5730">
            <w:pPr>
              <w:spacing w:after="40" w:line="252" w:lineRule="auto"/>
              <w:jc w:val="left"/>
              <w:rPr>
                <w:lang w:val="en-US"/>
              </w:rPr>
            </w:pPr>
            <w:r>
              <w:rPr>
                <w:rFonts w:ascii="Consolas" w:hAnsi="Consolas"/>
                <w:color w:val="E2E8F0"/>
                <w:sz w:val="19"/>
              </w:rPr>
              <w:t xml:space="preserve">  </w:t>
            </w:r>
            <w:r w:rsidRPr="00672A2E">
              <w:rPr>
                <w:rFonts w:ascii="Consolas" w:hAnsi="Consolas"/>
                <w:color w:val="E2E8F0"/>
                <w:sz w:val="19"/>
                <w:lang w:val="en-US"/>
              </w:rPr>
              <w:t>if (</w:t>
            </w:r>
            <w:proofErr w:type="spellStart"/>
            <w:r w:rsidRPr="00672A2E">
              <w:rPr>
                <w:rFonts w:ascii="Consolas" w:hAnsi="Consolas"/>
                <w:color w:val="E2E8F0"/>
                <w:sz w:val="19"/>
                <w:lang w:val="en-US"/>
              </w:rPr>
              <w:t>athleteCounts</w:t>
            </w:r>
            <w:proofErr w:type="spellEnd"/>
            <w:r w:rsidRPr="00672A2E">
              <w:rPr>
                <w:rFonts w:ascii="Consolas" w:hAnsi="Consolas"/>
                <w:color w:val="E2E8F0"/>
                <w:sz w:val="19"/>
                <w:lang w:val="en-US"/>
              </w:rPr>
              <w:t xml:space="preserve">[atleta.id] &gt;= </w:t>
            </w:r>
            <w:proofErr w:type="spellStart"/>
            <w:r w:rsidRPr="00672A2E">
              <w:rPr>
                <w:rFonts w:ascii="Consolas" w:hAnsi="Consolas"/>
                <w:color w:val="E2E8F0"/>
                <w:sz w:val="19"/>
                <w:lang w:val="en-US"/>
              </w:rPr>
              <w:t>atleta.max</w:t>
            </w:r>
            <w:proofErr w:type="spellEnd"/>
            <w:r w:rsidRPr="00672A2E">
              <w:rPr>
                <w:rFonts w:ascii="Consolas" w:hAnsi="Consolas"/>
                <w:color w:val="E2E8F0"/>
                <w:sz w:val="19"/>
                <w:lang w:val="en-US"/>
              </w:rPr>
              <w:t>) return false;</w:t>
            </w:r>
          </w:p>
          <w:p w14:paraId="372838AD" w14:textId="77777777" w:rsidR="00170137" w:rsidRPr="00672A2E" w:rsidRDefault="00170137">
            <w:pPr>
              <w:spacing w:after="40" w:line="252" w:lineRule="auto"/>
              <w:jc w:val="left"/>
              <w:rPr>
                <w:lang w:val="en-US"/>
              </w:rPr>
            </w:pPr>
          </w:p>
          <w:p w14:paraId="1D1325CF" w14:textId="77777777" w:rsidR="00170137" w:rsidRDefault="001B5730">
            <w:pPr>
              <w:spacing w:after="40" w:line="252" w:lineRule="auto"/>
              <w:jc w:val="left"/>
            </w:pPr>
            <w:r w:rsidRPr="00672A2E">
              <w:rPr>
                <w:rFonts w:ascii="Consolas" w:hAnsi="Consolas"/>
                <w:color w:val="E2E8F0"/>
                <w:sz w:val="19"/>
                <w:lang w:val="en-US"/>
              </w:rPr>
              <w:t xml:space="preserve">  </w:t>
            </w:r>
            <w:r>
              <w:rPr>
                <w:rFonts w:ascii="Consolas" w:hAnsi="Consolas"/>
                <w:color w:val="E2E8F0"/>
                <w:sz w:val="19"/>
              </w:rPr>
              <w:t xml:space="preserve">// 3. Janela fisiológica de descanso (Equação 3.7): intervalo </w:t>
            </w:r>
            <w:proofErr w:type="spellStart"/>
            <w:r>
              <w:rPr>
                <w:rFonts w:ascii="Consolas" w:hAnsi="Consolas"/>
                <w:color w:val="E2E8F0"/>
                <w:sz w:val="19"/>
              </w:rPr>
              <w:t>eta</w:t>
            </w:r>
            <w:proofErr w:type="spellEnd"/>
          </w:p>
          <w:p w14:paraId="029E2B54" w14:textId="77777777" w:rsidR="00170137" w:rsidRPr="00672A2E" w:rsidRDefault="001B5730">
            <w:pPr>
              <w:spacing w:after="40" w:line="252" w:lineRule="auto"/>
              <w:jc w:val="left"/>
              <w:rPr>
                <w:lang w:val="en-US"/>
              </w:rPr>
            </w:pPr>
            <w:r>
              <w:rPr>
                <w:rFonts w:ascii="Consolas" w:hAnsi="Consolas"/>
                <w:color w:val="E2E8F0"/>
                <w:sz w:val="19"/>
              </w:rPr>
              <w:t xml:space="preserve">  </w:t>
            </w:r>
            <w:r w:rsidRPr="00672A2E">
              <w:rPr>
                <w:rFonts w:ascii="Consolas" w:hAnsi="Consolas"/>
                <w:color w:val="E2E8F0"/>
                <w:sz w:val="19"/>
                <w:lang w:val="en-US"/>
              </w:rPr>
              <w:t xml:space="preserve">const assigned = </w:t>
            </w:r>
            <w:proofErr w:type="spellStart"/>
            <w:r w:rsidRPr="00672A2E">
              <w:rPr>
                <w:rFonts w:ascii="Consolas" w:hAnsi="Consolas"/>
                <w:color w:val="E2E8F0"/>
                <w:sz w:val="19"/>
                <w:lang w:val="en-US"/>
              </w:rPr>
              <w:t>athleteAssignedProvas</w:t>
            </w:r>
            <w:proofErr w:type="spellEnd"/>
            <w:r w:rsidRPr="00672A2E">
              <w:rPr>
                <w:rFonts w:ascii="Consolas" w:hAnsi="Consolas"/>
                <w:color w:val="E2E8F0"/>
                <w:sz w:val="19"/>
                <w:lang w:val="en-US"/>
              </w:rPr>
              <w:t>[atleta.id] || [];</w:t>
            </w:r>
          </w:p>
          <w:p w14:paraId="08F0E0AE"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restConflict</w:t>
            </w:r>
            <w:proofErr w:type="spellEnd"/>
            <w:r w:rsidRPr="00672A2E">
              <w:rPr>
                <w:rFonts w:ascii="Consolas" w:hAnsi="Consolas"/>
                <w:color w:val="E2E8F0"/>
                <w:sz w:val="19"/>
                <w:lang w:val="en-US"/>
              </w:rPr>
              <w:t xml:space="preserve"> = </w:t>
            </w:r>
            <w:proofErr w:type="spellStart"/>
            <w:proofErr w:type="gramStart"/>
            <w:r w:rsidRPr="00672A2E">
              <w:rPr>
                <w:rFonts w:ascii="Consolas" w:hAnsi="Consolas"/>
                <w:color w:val="E2E8F0"/>
                <w:sz w:val="19"/>
                <w:lang w:val="en-US"/>
              </w:rPr>
              <w:t>assigned.some</w:t>
            </w:r>
            <w:proofErr w:type="spellEnd"/>
            <w:proofErr w:type="gramEnd"/>
            <w:r w:rsidRPr="00672A2E">
              <w:rPr>
                <w:rFonts w:ascii="Consolas" w:hAnsi="Consolas"/>
                <w:color w:val="E2E8F0"/>
                <w:sz w:val="19"/>
                <w:lang w:val="en-US"/>
              </w:rPr>
              <w:t>(</w:t>
            </w:r>
            <w:proofErr w:type="spellStart"/>
            <w:r w:rsidRPr="00672A2E">
              <w:rPr>
                <w:rFonts w:ascii="Consolas" w:hAnsi="Consolas"/>
                <w:color w:val="E2E8F0"/>
                <w:sz w:val="19"/>
                <w:lang w:val="en-US"/>
              </w:rPr>
              <w:t>idx</w:t>
            </w:r>
            <w:proofErr w:type="spellEnd"/>
            <w:r w:rsidRPr="00672A2E">
              <w:rPr>
                <w:rFonts w:ascii="Consolas" w:hAnsi="Consolas"/>
                <w:color w:val="E2E8F0"/>
                <w:sz w:val="19"/>
                <w:lang w:val="en-US"/>
              </w:rPr>
              <w:t xml:space="preserve"> =&gt; </w:t>
            </w:r>
            <w:proofErr w:type="spellStart"/>
            <w:r w:rsidRPr="00672A2E">
              <w:rPr>
                <w:rFonts w:ascii="Consolas" w:hAnsi="Consolas"/>
                <w:color w:val="E2E8F0"/>
                <w:sz w:val="19"/>
                <w:lang w:val="en-US"/>
              </w:rPr>
              <w:t>Math.abs</w:t>
            </w:r>
            <w:proofErr w:type="spellEnd"/>
            <w:r w:rsidRPr="00672A2E">
              <w:rPr>
                <w:rFonts w:ascii="Consolas" w:hAnsi="Consolas"/>
                <w:color w:val="E2E8F0"/>
                <w:sz w:val="19"/>
                <w:lang w:val="en-US"/>
              </w:rPr>
              <w:t>(</w:t>
            </w:r>
            <w:proofErr w:type="spellStart"/>
            <w:r w:rsidRPr="00672A2E">
              <w:rPr>
                <w:rFonts w:ascii="Consolas" w:hAnsi="Consolas"/>
                <w:color w:val="E2E8F0"/>
                <w:sz w:val="19"/>
                <w:lang w:val="en-US"/>
              </w:rPr>
              <w:t>idx</w:t>
            </w:r>
            <w:proofErr w:type="spell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pIndex</w:t>
            </w:r>
            <w:proofErr w:type="spellEnd"/>
            <w:r w:rsidRPr="00672A2E">
              <w:rPr>
                <w:rFonts w:ascii="Consolas" w:hAnsi="Consolas"/>
                <w:color w:val="E2E8F0"/>
                <w:sz w:val="19"/>
                <w:lang w:val="en-US"/>
              </w:rPr>
              <w:t xml:space="preserve">) &lt;= </w:t>
            </w:r>
            <w:proofErr w:type="spellStart"/>
            <w:r w:rsidRPr="00672A2E">
              <w:rPr>
                <w:rFonts w:ascii="Consolas" w:hAnsi="Consolas"/>
                <w:color w:val="E2E8F0"/>
                <w:sz w:val="19"/>
                <w:lang w:val="en-US"/>
              </w:rPr>
              <w:t>inputConfig.restInterval</w:t>
            </w:r>
            <w:proofErr w:type="spellEnd"/>
            <w:r w:rsidRPr="00672A2E">
              <w:rPr>
                <w:rFonts w:ascii="Consolas" w:hAnsi="Consolas"/>
                <w:color w:val="E2E8F0"/>
                <w:sz w:val="19"/>
                <w:lang w:val="en-US"/>
              </w:rPr>
              <w:t>);</w:t>
            </w:r>
          </w:p>
          <w:p w14:paraId="1BE8184E" w14:textId="77777777" w:rsidR="00170137" w:rsidRDefault="001B5730">
            <w:pPr>
              <w:spacing w:after="40" w:line="252" w:lineRule="auto"/>
              <w:jc w:val="left"/>
            </w:pPr>
            <w:r w:rsidRPr="00672A2E">
              <w:rPr>
                <w:rFonts w:ascii="Consolas" w:hAnsi="Consolas"/>
                <w:color w:val="E2E8F0"/>
                <w:sz w:val="19"/>
                <w:lang w:val="en-US"/>
              </w:rPr>
              <w:lastRenderedPageBreak/>
              <w:t xml:space="preserve">  </w:t>
            </w:r>
            <w:proofErr w:type="spellStart"/>
            <w:r>
              <w:rPr>
                <w:rFonts w:ascii="Consolas" w:hAnsi="Consolas"/>
                <w:color w:val="E2E8F0"/>
                <w:sz w:val="19"/>
              </w:rPr>
              <w:t>if</w:t>
            </w:r>
            <w:proofErr w:type="spellEnd"/>
            <w:r>
              <w:rPr>
                <w:rFonts w:ascii="Consolas" w:hAnsi="Consolas"/>
                <w:color w:val="E2E8F0"/>
                <w:sz w:val="19"/>
              </w:rPr>
              <w:t xml:space="preserve"> (</w:t>
            </w:r>
            <w:proofErr w:type="spellStart"/>
            <w:r>
              <w:rPr>
                <w:rFonts w:ascii="Consolas" w:hAnsi="Consolas"/>
                <w:color w:val="E2E8F0"/>
                <w:sz w:val="19"/>
              </w:rPr>
              <w:t>restConflict</w:t>
            </w:r>
            <w:proofErr w:type="spellEnd"/>
            <w:r>
              <w:rPr>
                <w:rFonts w:ascii="Consolas" w:hAnsi="Consolas"/>
                <w:color w:val="E2E8F0"/>
                <w:sz w:val="19"/>
              </w:rPr>
              <w:t xml:space="preserve">) </w:t>
            </w:r>
            <w:proofErr w:type="spellStart"/>
            <w:r>
              <w:rPr>
                <w:rFonts w:ascii="Consolas" w:hAnsi="Consolas"/>
                <w:color w:val="E2E8F0"/>
                <w:sz w:val="19"/>
              </w:rPr>
              <w:t>return</w:t>
            </w:r>
            <w:proofErr w:type="spellEnd"/>
            <w:r>
              <w:rPr>
                <w:rFonts w:ascii="Consolas" w:hAnsi="Consolas"/>
                <w:color w:val="E2E8F0"/>
                <w:sz w:val="19"/>
              </w:rPr>
              <w:t xml:space="preserve"> false;</w:t>
            </w:r>
          </w:p>
          <w:p w14:paraId="31F92F6F" w14:textId="77777777" w:rsidR="00170137" w:rsidRDefault="00170137">
            <w:pPr>
              <w:spacing w:after="40" w:line="252" w:lineRule="auto"/>
              <w:jc w:val="left"/>
            </w:pPr>
          </w:p>
          <w:p w14:paraId="3F9D8E60" w14:textId="77777777" w:rsidR="00170137" w:rsidRDefault="001B5730">
            <w:pPr>
              <w:spacing w:after="40" w:line="252" w:lineRule="auto"/>
              <w:jc w:val="left"/>
            </w:pPr>
            <w:r>
              <w:rPr>
                <w:rFonts w:ascii="Consolas" w:hAnsi="Consolas"/>
                <w:color w:val="E2E8F0"/>
                <w:sz w:val="19"/>
              </w:rPr>
              <w:t xml:space="preserve">  // 4. Aplicação rigorosa das regras de bloqueio cadastradas pelo técnico</w:t>
            </w:r>
          </w:p>
          <w:p w14:paraId="1A6BE14A" w14:textId="77777777" w:rsidR="00170137" w:rsidRPr="00672A2E" w:rsidRDefault="001B5730">
            <w:pPr>
              <w:spacing w:after="40" w:line="252" w:lineRule="auto"/>
              <w:jc w:val="left"/>
              <w:rPr>
                <w:lang w:val="en-US"/>
              </w:rPr>
            </w:pPr>
            <w:r>
              <w:rPr>
                <w:rFonts w:ascii="Consolas" w:hAnsi="Consolas"/>
                <w:color w:val="E2E8F0"/>
                <w:sz w:val="19"/>
              </w:rPr>
              <w:t xml:space="preserve">  </w:t>
            </w:r>
            <w:r w:rsidRPr="00672A2E">
              <w:rPr>
                <w:rFonts w:ascii="Consolas" w:hAnsi="Consolas"/>
                <w:color w:val="E2E8F0"/>
                <w:sz w:val="19"/>
                <w:lang w:val="en-US"/>
              </w:rPr>
              <w:t xml:space="preserve">const </w:t>
            </w:r>
            <w:proofErr w:type="spellStart"/>
            <w:r w:rsidRPr="00672A2E">
              <w:rPr>
                <w:rFonts w:ascii="Consolas" w:hAnsi="Consolas"/>
                <w:color w:val="E2E8F0"/>
                <w:sz w:val="19"/>
                <w:lang w:val="en-US"/>
              </w:rPr>
              <w:t>blockRules</w:t>
            </w:r>
            <w:proofErr w:type="spell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inputRestricoes.filter</w:t>
            </w:r>
            <w:proofErr w:type="spellEnd"/>
            <w:r w:rsidRPr="00672A2E">
              <w:rPr>
                <w:rFonts w:ascii="Consolas" w:hAnsi="Consolas"/>
                <w:color w:val="E2E8F0"/>
                <w:sz w:val="19"/>
                <w:lang w:val="en-US"/>
              </w:rPr>
              <w:t xml:space="preserve">(r =&gt; </w:t>
            </w:r>
            <w:proofErr w:type="spellStart"/>
            <w:proofErr w:type="gramStart"/>
            <w:r w:rsidRPr="00672A2E">
              <w:rPr>
                <w:rFonts w:ascii="Consolas" w:hAnsi="Consolas"/>
                <w:color w:val="E2E8F0"/>
                <w:sz w:val="19"/>
                <w:lang w:val="en-US"/>
              </w:rPr>
              <w:t>r.type</w:t>
            </w:r>
            <w:proofErr w:type="spellEnd"/>
            <w:proofErr w:type="gramEnd"/>
            <w:r w:rsidRPr="00672A2E">
              <w:rPr>
                <w:rFonts w:ascii="Consolas" w:hAnsi="Consolas"/>
                <w:color w:val="E2E8F0"/>
                <w:sz w:val="19"/>
                <w:lang w:val="en-US"/>
              </w:rPr>
              <w:t xml:space="preserve"> === 'block' &amp;&amp; </w:t>
            </w:r>
            <w:proofErr w:type="spellStart"/>
            <w:r w:rsidRPr="00672A2E">
              <w:rPr>
                <w:rFonts w:ascii="Consolas" w:hAnsi="Consolas"/>
                <w:color w:val="E2E8F0"/>
                <w:sz w:val="19"/>
                <w:lang w:val="en-US"/>
              </w:rPr>
              <w:t>r.atletaId</w:t>
            </w:r>
            <w:proofErr w:type="spellEnd"/>
            <w:r w:rsidRPr="00672A2E">
              <w:rPr>
                <w:rFonts w:ascii="Consolas" w:hAnsi="Consolas"/>
                <w:color w:val="E2E8F0"/>
                <w:sz w:val="19"/>
                <w:lang w:val="en-US"/>
              </w:rPr>
              <w:t xml:space="preserve"> === atleta.id);</w:t>
            </w:r>
          </w:p>
          <w:p w14:paraId="37AE9EF6"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for (const </w:t>
            </w:r>
            <w:proofErr w:type="spellStart"/>
            <w:r w:rsidRPr="00672A2E">
              <w:rPr>
                <w:rFonts w:ascii="Consolas" w:hAnsi="Consolas"/>
                <w:color w:val="E2E8F0"/>
                <w:sz w:val="19"/>
                <w:lang w:val="en-US"/>
              </w:rPr>
              <w:t>bRule</w:t>
            </w:r>
            <w:proofErr w:type="spellEnd"/>
            <w:r w:rsidRPr="00672A2E">
              <w:rPr>
                <w:rFonts w:ascii="Consolas" w:hAnsi="Consolas"/>
                <w:color w:val="E2E8F0"/>
                <w:sz w:val="19"/>
                <w:lang w:val="en-US"/>
              </w:rPr>
              <w:t xml:space="preserve"> of </w:t>
            </w:r>
            <w:proofErr w:type="spellStart"/>
            <w:r w:rsidRPr="00672A2E">
              <w:rPr>
                <w:rFonts w:ascii="Consolas" w:hAnsi="Consolas"/>
                <w:color w:val="E2E8F0"/>
                <w:sz w:val="19"/>
                <w:lang w:val="en-US"/>
              </w:rPr>
              <w:t>blockRules</w:t>
            </w:r>
            <w:proofErr w:type="spellEnd"/>
            <w:r w:rsidRPr="00672A2E">
              <w:rPr>
                <w:rFonts w:ascii="Consolas" w:hAnsi="Consolas"/>
                <w:color w:val="E2E8F0"/>
                <w:sz w:val="19"/>
                <w:lang w:val="en-US"/>
              </w:rPr>
              <w:t>) {</w:t>
            </w:r>
          </w:p>
          <w:p w14:paraId="41151D5B"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if (</w:t>
            </w:r>
            <w:proofErr w:type="gramStart"/>
            <w:r w:rsidRPr="00672A2E">
              <w:rPr>
                <w:rFonts w:ascii="Consolas" w:hAnsi="Consolas"/>
                <w:color w:val="E2E8F0"/>
                <w:sz w:val="19"/>
                <w:lang w:val="en-US"/>
              </w:rPr>
              <w:t>bRule.</w:t>
            </w:r>
            <w:proofErr w:type="spellStart"/>
            <w:r w:rsidRPr="00672A2E">
              <w:rPr>
                <w:rFonts w:ascii="Consolas" w:hAnsi="Consolas"/>
                <w:color w:val="E2E8F0"/>
                <w:sz w:val="19"/>
                <w:lang w:val="en-US"/>
              </w:rPr>
              <w:t>blockedBoats</w:t>
            </w:r>
            <w:proofErr w:type="spellEnd"/>
            <w:r w:rsidRPr="00672A2E">
              <w:rPr>
                <w:rFonts w:ascii="Consolas" w:hAnsi="Consolas"/>
                <w:color w:val="E2E8F0"/>
                <w:sz w:val="19"/>
                <w:lang w:val="en-US"/>
              </w:rPr>
              <w:t>?.</w:t>
            </w:r>
            <w:proofErr w:type="gramEnd"/>
            <w:r w:rsidRPr="00672A2E">
              <w:rPr>
                <w:rFonts w:ascii="Consolas" w:hAnsi="Consolas"/>
                <w:color w:val="E2E8F0"/>
                <w:sz w:val="19"/>
                <w:lang w:val="en-US"/>
              </w:rPr>
              <w:t>includes(</w:t>
            </w:r>
            <w:proofErr w:type="spellStart"/>
            <w:r w:rsidRPr="00672A2E">
              <w:rPr>
                <w:rFonts w:ascii="Consolas" w:hAnsi="Consolas"/>
                <w:color w:val="E2E8F0"/>
                <w:sz w:val="19"/>
                <w:lang w:val="en-US"/>
              </w:rPr>
              <w:t>prova.boat</w:t>
            </w:r>
            <w:proofErr w:type="spellEnd"/>
            <w:r w:rsidRPr="00672A2E">
              <w:rPr>
                <w:rFonts w:ascii="Consolas" w:hAnsi="Consolas"/>
                <w:color w:val="E2E8F0"/>
                <w:sz w:val="19"/>
                <w:lang w:val="en-US"/>
              </w:rPr>
              <w:t>)) return false;</w:t>
            </w:r>
          </w:p>
          <w:p w14:paraId="62140BAA"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if (</w:t>
            </w:r>
            <w:proofErr w:type="gramStart"/>
            <w:r w:rsidRPr="00672A2E">
              <w:rPr>
                <w:rFonts w:ascii="Consolas" w:hAnsi="Consolas"/>
                <w:color w:val="E2E8F0"/>
                <w:sz w:val="19"/>
                <w:lang w:val="en-US"/>
              </w:rPr>
              <w:t>bRule.</w:t>
            </w:r>
            <w:proofErr w:type="spellStart"/>
            <w:r w:rsidRPr="00672A2E">
              <w:rPr>
                <w:rFonts w:ascii="Consolas" w:hAnsi="Consolas"/>
                <w:color w:val="E2E8F0"/>
                <w:sz w:val="19"/>
                <w:lang w:val="en-US"/>
              </w:rPr>
              <w:t>blockedProvaUids</w:t>
            </w:r>
            <w:proofErr w:type="spellEnd"/>
            <w:r w:rsidRPr="00672A2E">
              <w:rPr>
                <w:rFonts w:ascii="Consolas" w:hAnsi="Consolas"/>
                <w:color w:val="E2E8F0"/>
                <w:sz w:val="19"/>
                <w:lang w:val="en-US"/>
              </w:rPr>
              <w:t>?.</w:t>
            </w:r>
            <w:proofErr w:type="gramEnd"/>
            <w:r w:rsidRPr="00672A2E">
              <w:rPr>
                <w:rFonts w:ascii="Consolas" w:hAnsi="Consolas"/>
                <w:color w:val="E2E8F0"/>
                <w:sz w:val="19"/>
                <w:lang w:val="en-US"/>
              </w:rPr>
              <w:t>includes(</w:t>
            </w:r>
            <w:proofErr w:type="spellStart"/>
            <w:r w:rsidRPr="00672A2E">
              <w:rPr>
                <w:rFonts w:ascii="Consolas" w:hAnsi="Consolas"/>
                <w:color w:val="E2E8F0"/>
                <w:sz w:val="19"/>
                <w:lang w:val="en-US"/>
              </w:rPr>
              <w:t>prova.uid</w:t>
            </w:r>
            <w:proofErr w:type="spellEnd"/>
            <w:r w:rsidRPr="00672A2E">
              <w:rPr>
                <w:rFonts w:ascii="Consolas" w:hAnsi="Consolas"/>
                <w:color w:val="E2E8F0"/>
                <w:sz w:val="19"/>
                <w:lang w:val="en-US"/>
              </w:rPr>
              <w:t>)) return false;</w:t>
            </w:r>
          </w:p>
          <w:p w14:paraId="36107045" w14:textId="77777777" w:rsidR="00170137" w:rsidRDefault="001B5730">
            <w:pPr>
              <w:spacing w:after="40" w:line="252" w:lineRule="auto"/>
              <w:jc w:val="left"/>
            </w:pPr>
            <w:r w:rsidRPr="00672A2E">
              <w:rPr>
                <w:rFonts w:ascii="Consolas" w:hAnsi="Consolas"/>
                <w:color w:val="E2E8F0"/>
                <w:sz w:val="19"/>
                <w:lang w:val="en-US"/>
              </w:rPr>
              <w:t xml:space="preserve">  </w:t>
            </w:r>
            <w:r>
              <w:rPr>
                <w:rFonts w:ascii="Consolas" w:hAnsi="Consolas"/>
                <w:color w:val="E2E8F0"/>
                <w:sz w:val="19"/>
              </w:rPr>
              <w:t>}</w:t>
            </w:r>
          </w:p>
          <w:p w14:paraId="2FAFD60B" w14:textId="77777777" w:rsidR="00170137" w:rsidRDefault="001B5730">
            <w:pPr>
              <w:spacing w:after="40" w:line="252" w:lineRule="auto"/>
              <w:jc w:val="left"/>
            </w:pPr>
            <w:r>
              <w:rPr>
                <w:rFonts w:ascii="Consolas" w:hAnsi="Consolas"/>
                <w:color w:val="E2E8F0"/>
                <w:sz w:val="19"/>
              </w:rPr>
              <w:t xml:space="preserve">  </w:t>
            </w:r>
            <w:proofErr w:type="spellStart"/>
            <w:r>
              <w:rPr>
                <w:rFonts w:ascii="Consolas" w:hAnsi="Consolas"/>
                <w:color w:val="E2E8F0"/>
                <w:sz w:val="19"/>
              </w:rPr>
              <w:t>return</w:t>
            </w:r>
            <w:proofErr w:type="spellEnd"/>
            <w:r>
              <w:rPr>
                <w:rFonts w:ascii="Consolas" w:hAnsi="Consolas"/>
                <w:color w:val="E2E8F0"/>
                <w:sz w:val="19"/>
              </w:rPr>
              <w:t xml:space="preserve"> </w:t>
            </w:r>
            <w:proofErr w:type="spellStart"/>
            <w:r>
              <w:rPr>
                <w:rFonts w:ascii="Consolas" w:hAnsi="Consolas"/>
                <w:color w:val="E2E8F0"/>
                <w:sz w:val="19"/>
              </w:rPr>
              <w:t>true</w:t>
            </w:r>
            <w:proofErr w:type="spellEnd"/>
            <w:r>
              <w:rPr>
                <w:rFonts w:ascii="Consolas" w:hAnsi="Consolas"/>
                <w:color w:val="E2E8F0"/>
                <w:sz w:val="19"/>
              </w:rPr>
              <w:t>;</w:t>
            </w:r>
          </w:p>
          <w:p w14:paraId="07B328B6" w14:textId="77777777" w:rsidR="00170137" w:rsidRDefault="001B5730">
            <w:pPr>
              <w:spacing w:after="40" w:line="252" w:lineRule="auto"/>
              <w:jc w:val="left"/>
            </w:pPr>
            <w:r>
              <w:rPr>
                <w:rFonts w:ascii="Consolas" w:hAnsi="Consolas"/>
                <w:color w:val="E2E8F0"/>
                <w:sz w:val="19"/>
              </w:rPr>
              <w:t>});</w:t>
            </w:r>
          </w:p>
        </w:tc>
      </w:tr>
    </w:tbl>
    <w:p w14:paraId="0D5072BC" w14:textId="77777777" w:rsidR="00170137" w:rsidRDefault="001B5730">
      <w:pPr>
        <w:spacing w:before="60" w:after="200" w:line="276" w:lineRule="auto"/>
        <w:jc w:val="center"/>
      </w:pPr>
      <w:r>
        <w:rPr>
          <w:i/>
          <w:color w:val="475569"/>
          <w:sz w:val="19"/>
        </w:rPr>
        <w:lastRenderedPageBreak/>
        <w:t>Fonte: Elaborado pelo autor a partir do código-fonte (</w:t>
      </w:r>
      <w:proofErr w:type="spellStart"/>
      <w:r>
        <w:rPr>
          <w:i/>
          <w:color w:val="475569"/>
          <w:sz w:val="19"/>
        </w:rPr>
        <w:t>App.jsx</w:t>
      </w:r>
      <w:proofErr w:type="spellEnd"/>
      <w:r>
        <w:rPr>
          <w:i/>
          <w:color w:val="475569"/>
          <w:sz w:val="19"/>
        </w:rPr>
        <w:t>, linhas 154–177).</w:t>
      </w:r>
    </w:p>
    <w:p w14:paraId="624E47AC" w14:textId="2CC4BA33" w:rsidR="00170137" w:rsidRDefault="001B5730">
      <w:pPr>
        <w:pStyle w:val="Ttulo2"/>
        <w:numPr>
          <w:ilvl w:val="1"/>
          <w:numId w:val="1"/>
        </w:numPr>
        <w:spacing w:before="280" w:after="120" w:line="360" w:lineRule="auto"/>
      </w:pPr>
      <w:bookmarkStart w:id="26" w:name="_Toc242195347"/>
      <w:r>
        <w:rPr>
          <w:color w:val="1E1E1E"/>
        </w:rPr>
        <w:t>Validação Prévia e Execução da Otimização Matemática (RF07, RF08 e RNF07/08)</w:t>
      </w:r>
      <w:bookmarkEnd w:id="26"/>
    </w:p>
    <w:p w14:paraId="70208638" w14:textId="77777777" w:rsidR="00170137" w:rsidRDefault="001B5730">
      <w:pPr>
        <w:spacing w:after="120"/>
        <w:ind w:firstLine="720"/>
      </w:pPr>
      <w:r>
        <w:t>O processamento da otimização é conduzido na tela 'Gerar Resultado'. Antes do acionamento do solucionador, a tela apresenta uma esteira de 'Validação Prévia' composta por quatro blocos de auditoria diagnóstica: Parâmetros Globais, Grade de Provas, Quadro de Remadores e Regras Manuais. O botão principal 'EXECUTAR OTIMIZAÇÃO (CPLEX)' permanece desabilitado enquanto houver qualquer pendência nas quatro etapas, evitando o processamento de instâncias inviáveis.</w:t>
      </w:r>
    </w:p>
    <w:p w14:paraId="2ACA1266" w14:textId="77777777" w:rsidR="00170137" w:rsidRDefault="001B5730">
      <w:pPr>
        <w:spacing w:after="120"/>
        <w:ind w:firstLine="720"/>
      </w:pPr>
      <w:r>
        <w:t>O algoritmo de resolução computacional implementado executa as equações lineares de Programação Inteira de Ramalho (2024). O modelo maximiza a soma dos desempenhos das tripulações respeitando: (i) cotas de gênero (Masculino, Feminino e proporção 50/50 em provas Mistas); (</w:t>
      </w:r>
      <w:proofErr w:type="spellStart"/>
      <w:r>
        <w:t>ii</w:t>
      </w:r>
      <w:proofErr w:type="spellEnd"/>
      <w:r>
        <w:t>) regra de média de idade mínima da guarnição maior ou igual à classe etária da prova; (</w:t>
      </w:r>
      <w:proofErr w:type="spellStart"/>
      <w:r>
        <w:t>iii</w:t>
      </w:r>
      <w:proofErr w:type="spellEnd"/>
      <w:r>
        <w:t>) aplicação do desconto de penalização etária; (</w:t>
      </w:r>
      <w:proofErr w:type="spellStart"/>
      <w:r>
        <w:t>iv</w:t>
      </w:r>
      <w:proofErr w:type="spellEnd"/>
      <w:r>
        <w:t xml:space="preserve">) cumprimento estrito do descanso </w:t>
      </w:r>
      <w:proofErr w:type="spellStart"/>
      <w:r>
        <w:t>eta</w:t>
      </w:r>
      <w:proofErr w:type="spellEnd"/>
      <w:r>
        <w:t>; e (v) respeito a todas as fixações e bloqueios manuais.</w:t>
      </w:r>
    </w:p>
    <w:p w14:paraId="253096DE" w14:textId="77777777" w:rsidR="00170137" w:rsidRDefault="001B5730">
      <w:pPr>
        <w:spacing w:after="120"/>
        <w:ind w:firstLine="720"/>
      </w:pPr>
      <w:r>
        <w:t xml:space="preserve">A tela de resultados apresenta o somatório total da Função Objetivo (RF07) e a listagem detalhada de tripulações formadas. A interface disponibiliza uma alternância de exibição (Visão Compacta para barcos com participação e Visão Completa para a grade total), </w:t>
      </w:r>
      <w:proofErr w:type="spellStart"/>
      <w:r>
        <w:t>tooltips</w:t>
      </w:r>
      <w:proofErr w:type="spellEnd"/>
      <w:r>
        <w:t xml:space="preserve"> explicativos ao passar o mouse sobre cada remador e um painel de auditoria de cotas (RNF08), além de permitir a exportação dos relatórios completos em formato .</w:t>
      </w:r>
      <w:proofErr w:type="spellStart"/>
      <w:r>
        <w:t>csv</w:t>
      </w:r>
      <w:proofErr w:type="spellEnd"/>
      <w:r>
        <w:t xml:space="preserve"> (RNF07).</w:t>
      </w:r>
    </w:p>
    <w:p w14:paraId="541884E2" w14:textId="77777777" w:rsidR="00170137" w:rsidRDefault="001B5730">
      <w:pPr>
        <w:spacing w:before="200" w:after="80" w:line="276" w:lineRule="auto"/>
        <w:jc w:val="center"/>
      </w:pPr>
      <w:r>
        <w:rPr>
          <w:b/>
          <w:color w:val="000000"/>
          <w:sz w:val="21"/>
        </w:rPr>
        <w:t>Quadro 3 – Algoritmo de Validação Prévia em Quatro Dimensões (</w:t>
      </w:r>
      <w:proofErr w:type="spellStart"/>
      <w:r>
        <w:rPr>
          <w:b/>
          <w:color w:val="000000"/>
          <w:sz w:val="21"/>
        </w:rPr>
        <w:t>getValidationStatus</w:t>
      </w:r>
      <w:proofErr w:type="spellEnd"/>
      <w:r>
        <w:rPr>
          <w:b/>
          <w:color w:val="000000"/>
          <w:sz w:val="21"/>
        </w:rPr>
        <w:t>)</w:t>
      </w:r>
    </w:p>
    <w:tbl>
      <w:tblPr>
        <w:tblStyle w:val="TableNormal"/>
        <w:tblW w:w="0" w:type="auto"/>
        <w:jc w:val="center"/>
        <w:tblInd w:w="0" w:type="dxa"/>
        <w:tblLook w:val="04A0" w:firstRow="1" w:lastRow="0" w:firstColumn="1" w:lastColumn="0" w:noHBand="0" w:noVBand="1"/>
      </w:tblPr>
      <w:tblGrid>
        <w:gridCol w:w="9072"/>
      </w:tblGrid>
      <w:tr w:rsidR="00170137" w14:paraId="573DDB86" w14:textId="77777777">
        <w:trPr>
          <w:jc w:val="center"/>
        </w:trPr>
        <w:tc>
          <w:tcPr>
            <w:tcW w:w="9360" w:type="dxa"/>
            <w:shd w:val="clear" w:color="auto" w:fill="0F172A"/>
            <w:tcMar>
              <w:top w:w="140" w:type="dxa"/>
              <w:left w:w="200" w:type="dxa"/>
              <w:bottom w:w="140" w:type="dxa"/>
              <w:right w:w="200" w:type="dxa"/>
            </w:tcMar>
          </w:tcPr>
          <w:p w14:paraId="4BAEC1D2" w14:textId="77777777" w:rsidR="00170137" w:rsidRDefault="001B5730">
            <w:pPr>
              <w:spacing w:after="40" w:line="252" w:lineRule="auto"/>
              <w:jc w:val="left"/>
            </w:pPr>
            <w:r>
              <w:rPr>
                <w:rFonts w:ascii="Consolas" w:hAnsi="Consolas"/>
                <w:color w:val="E2E8F0"/>
                <w:sz w:val="19"/>
              </w:rPr>
              <w:lastRenderedPageBreak/>
              <w:t>// Auditoria diagnóstica validação prévia em 4 dimensões antes de autorizar o solver</w:t>
            </w:r>
          </w:p>
          <w:p w14:paraId="0A4E6877"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const </w:t>
            </w:r>
            <w:proofErr w:type="spellStart"/>
            <w:r w:rsidRPr="00672A2E">
              <w:rPr>
                <w:rFonts w:ascii="Consolas" w:hAnsi="Consolas"/>
                <w:color w:val="E2E8F0"/>
                <w:sz w:val="19"/>
                <w:lang w:val="en-US"/>
              </w:rPr>
              <w:t>getValidationStatus</w:t>
            </w:r>
            <w:proofErr w:type="spellEnd"/>
            <w:r w:rsidRPr="00672A2E">
              <w:rPr>
                <w:rFonts w:ascii="Consolas" w:hAnsi="Consolas"/>
                <w:color w:val="E2E8F0"/>
                <w:sz w:val="19"/>
                <w:lang w:val="en-US"/>
              </w:rPr>
              <w:t xml:space="preserve"> = () =&gt; {</w:t>
            </w:r>
          </w:p>
          <w:p w14:paraId="7D0A422B"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configValid</w:t>
            </w:r>
            <w:proofErr w:type="spellEnd"/>
            <w:r w:rsidRPr="00672A2E">
              <w:rPr>
                <w:rFonts w:ascii="Consolas" w:hAnsi="Consolas"/>
                <w:color w:val="E2E8F0"/>
                <w:sz w:val="19"/>
                <w:lang w:val="en-US"/>
              </w:rPr>
              <w:t xml:space="preserve"> = </w:t>
            </w:r>
            <w:proofErr w:type="spellStart"/>
            <w:proofErr w:type="gramStart"/>
            <w:r w:rsidRPr="00672A2E">
              <w:rPr>
                <w:rFonts w:ascii="Consolas" w:hAnsi="Consolas"/>
                <w:color w:val="E2E8F0"/>
                <w:sz w:val="19"/>
                <w:lang w:val="en-US"/>
              </w:rPr>
              <w:t>config.penalty</w:t>
            </w:r>
            <w:proofErr w:type="spellEnd"/>
            <w:proofErr w:type="gramEnd"/>
            <w:r w:rsidRPr="00672A2E">
              <w:rPr>
                <w:rFonts w:ascii="Consolas" w:hAnsi="Consolas"/>
                <w:color w:val="E2E8F0"/>
                <w:sz w:val="19"/>
                <w:lang w:val="en-US"/>
              </w:rPr>
              <w:t xml:space="preserve"> &gt;= 0 &amp;&amp; </w:t>
            </w:r>
            <w:proofErr w:type="spellStart"/>
            <w:r w:rsidRPr="00672A2E">
              <w:rPr>
                <w:rFonts w:ascii="Consolas" w:hAnsi="Consolas"/>
                <w:color w:val="E2E8F0"/>
                <w:sz w:val="19"/>
                <w:lang w:val="en-US"/>
              </w:rPr>
              <w:t>config.restInterval</w:t>
            </w:r>
            <w:proofErr w:type="spellEnd"/>
            <w:r w:rsidRPr="00672A2E">
              <w:rPr>
                <w:rFonts w:ascii="Consolas" w:hAnsi="Consolas"/>
                <w:color w:val="E2E8F0"/>
                <w:sz w:val="19"/>
                <w:lang w:val="en-US"/>
              </w:rPr>
              <w:t xml:space="preserve"> &gt;= 0;</w:t>
            </w:r>
          </w:p>
          <w:p w14:paraId="0D995A85"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provasValid</w:t>
            </w:r>
            <w:proofErr w:type="spellEnd"/>
            <w:r w:rsidRPr="00672A2E">
              <w:rPr>
                <w:rFonts w:ascii="Consolas" w:hAnsi="Consolas"/>
                <w:color w:val="E2E8F0"/>
                <w:sz w:val="19"/>
                <w:lang w:val="en-US"/>
              </w:rPr>
              <w:t xml:space="preserve"> = </w:t>
            </w:r>
            <w:proofErr w:type="spellStart"/>
            <w:proofErr w:type="gramStart"/>
            <w:r w:rsidRPr="00672A2E">
              <w:rPr>
                <w:rFonts w:ascii="Consolas" w:hAnsi="Consolas"/>
                <w:color w:val="E2E8F0"/>
                <w:sz w:val="19"/>
                <w:lang w:val="en-US"/>
              </w:rPr>
              <w:t>provas.length</w:t>
            </w:r>
            <w:proofErr w:type="spellEnd"/>
            <w:proofErr w:type="gramEnd"/>
            <w:r w:rsidRPr="00672A2E">
              <w:rPr>
                <w:rFonts w:ascii="Consolas" w:hAnsi="Consolas"/>
                <w:color w:val="E2E8F0"/>
                <w:sz w:val="19"/>
                <w:lang w:val="en-US"/>
              </w:rPr>
              <w:t xml:space="preserve"> &gt; 0 &amp;&amp; </w:t>
            </w:r>
            <w:proofErr w:type="spellStart"/>
            <w:r w:rsidRPr="00672A2E">
              <w:rPr>
                <w:rFonts w:ascii="Consolas" w:hAnsi="Consolas"/>
                <w:color w:val="E2E8F0"/>
                <w:sz w:val="19"/>
                <w:lang w:val="en-US"/>
              </w:rPr>
              <w:t>provas.every</w:t>
            </w:r>
            <w:proofErr w:type="spellEnd"/>
            <w:r w:rsidRPr="00672A2E">
              <w:rPr>
                <w:rFonts w:ascii="Consolas" w:hAnsi="Consolas"/>
                <w:color w:val="E2E8F0"/>
                <w:sz w:val="19"/>
                <w:lang w:val="en-US"/>
              </w:rPr>
              <w:t xml:space="preserve">(p =&gt; </w:t>
            </w:r>
          </w:p>
          <w:p w14:paraId="4F324D33" w14:textId="77777777" w:rsidR="00170137" w:rsidRDefault="001B5730">
            <w:pPr>
              <w:spacing w:after="40" w:line="252" w:lineRule="auto"/>
              <w:jc w:val="left"/>
            </w:pPr>
            <w:r w:rsidRPr="00672A2E">
              <w:rPr>
                <w:rFonts w:ascii="Consolas" w:hAnsi="Consolas"/>
                <w:color w:val="E2E8F0"/>
                <w:sz w:val="19"/>
                <w:lang w:val="en-US"/>
              </w:rPr>
              <w:t xml:space="preserve">    </w:t>
            </w:r>
            <w:proofErr w:type="spellStart"/>
            <w:r w:rsidRPr="00672A2E">
              <w:rPr>
                <w:rFonts w:ascii="Consolas" w:hAnsi="Consolas"/>
                <w:color w:val="E2E8F0"/>
                <w:sz w:val="19"/>
                <w:lang w:val="en-US"/>
              </w:rPr>
              <w:t>p.</w:t>
            </w:r>
            <w:proofErr w:type="gramStart"/>
            <w:r w:rsidRPr="00672A2E">
              <w:rPr>
                <w:rFonts w:ascii="Consolas" w:hAnsi="Consolas"/>
                <w:color w:val="E2E8F0"/>
                <w:sz w:val="19"/>
                <w:lang w:val="en-US"/>
              </w:rPr>
              <w:t>id.trim</w:t>
            </w:r>
            <w:proofErr w:type="spellEnd"/>
            <w:proofErr w:type="gramEnd"/>
            <w:r w:rsidRPr="00672A2E">
              <w:rPr>
                <w:rFonts w:ascii="Consolas" w:hAnsi="Consolas"/>
                <w:color w:val="E2E8F0"/>
                <w:sz w:val="19"/>
                <w:lang w:val="en-US"/>
              </w:rPr>
              <w:t xml:space="preserve">() !== '' &amp;&amp; </w:t>
            </w:r>
            <w:proofErr w:type="spellStart"/>
            <w:r w:rsidRPr="00672A2E">
              <w:rPr>
                <w:rFonts w:ascii="Consolas" w:hAnsi="Consolas"/>
                <w:color w:val="E2E8F0"/>
                <w:sz w:val="19"/>
                <w:lang w:val="en-US"/>
              </w:rPr>
              <w:t>p.date.trim</w:t>
            </w:r>
            <w:proofErr w:type="spellEnd"/>
            <w:r w:rsidRPr="00672A2E">
              <w:rPr>
                <w:rFonts w:ascii="Consolas" w:hAnsi="Consolas"/>
                <w:color w:val="E2E8F0"/>
                <w:sz w:val="19"/>
                <w:lang w:val="en-US"/>
              </w:rPr>
              <w:t xml:space="preserve">() !== </w:t>
            </w:r>
            <w:r>
              <w:rPr>
                <w:rFonts w:ascii="Consolas" w:hAnsi="Consolas"/>
                <w:color w:val="E2E8F0"/>
                <w:sz w:val="19"/>
              </w:rPr>
              <w:t xml:space="preserve">'' &amp;&amp; </w:t>
            </w:r>
            <w:proofErr w:type="spellStart"/>
            <w:r>
              <w:rPr>
                <w:rFonts w:ascii="Consolas" w:hAnsi="Consolas"/>
                <w:color w:val="E2E8F0"/>
                <w:sz w:val="19"/>
              </w:rPr>
              <w:t>p.time.trim</w:t>
            </w:r>
            <w:proofErr w:type="spellEnd"/>
            <w:r>
              <w:rPr>
                <w:rFonts w:ascii="Consolas" w:hAnsi="Consolas"/>
                <w:color w:val="E2E8F0"/>
                <w:sz w:val="19"/>
              </w:rPr>
              <w:t>() !== '');</w:t>
            </w:r>
          </w:p>
          <w:p w14:paraId="57C86FCC" w14:textId="77777777" w:rsidR="00170137" w:rsidRPr="00672A2E" w:rsidRDefault="001B5730">
            <w:pPr>
              <w:spacing w:after="40" w:line="252" w:lineRule="auto"/>
              <w:jc w:val="left"/>
              <w:rPr>
                <w:lang w:val="en-US"/>
              </w:rPr>
            </w:pPr>
            <w:r>
              <w:rPr>
                <w:rFonts w:ascii="Consolas" w:hAnsi="Consolas"/>
                <w:color w:val="E2E8F0"/>
                <w:sz w:val="19"/>
              </w:rPr>
              <w:t xml:space="preserve">  </w:t>
            </w:r>
            <w:r w:rsidRPr="00672A2E">
              <w:rPr>
                <w:rFonts w:ascii="Consolas" w:hAnsi="Consolas"/>
                <w:color w:val="E2E8F0"/>
                <w:sz w:val="19"/>
                <w:lang w:val="en-US"/>
              </w:rPr>
              <w:t xml:space="preserve">const </w:t>
            </w:r>
            <w:proofErr w:type="spellStart"/>
            <w:r w:rsidRPr="00672A2E">
              <w:rPr>
                <w:rFonts w:ascii="Consolas" w:hAnsi="Consolas"/>
                <w:color w:val="E2E8F0"/>
                <w:sz w:val="19"/>
                <w:lang w:val="en-US"/>
              </w:rPr>
              <w:t>atletasValid</w:t>
            </w:r>
            <w:proofErr w:type="spellEnd"/>
            <w:r w:rsidRPr="00672A2E">
              <w:rPr>
                <w:rFonts w:ascii="Consolas" w:hAnsi="Consolas"/>
                <w:color w:val="E2E8F0"/>
                <w:sz w:val="19"/>
                <w:lang w:val="en-US"/>
              </w:rPr>
              <w:t xml:space="preserve"> = </w:t>
            </w:r>
            <w:proofErr w:type="spellStart"/>
            <w:proofErr w:type="gramStart"/>
            <w:r w:rsidRPr="00672A2E">
              <w:rPr>
                <w:rFonts w:ascii="Consolas" w:hAnsi="Consolas"/>
                <w:color w:val="E2E8F0"/>
                <w:sz w:val="19"/>
                <w:lang w:val="en-US"/>
              </w:rPr>
              <w:t>atletas.length</w:t>
            </w:r>
            <w:proofErr w:type="spellEnd"/>
            <w:proofErr w:type="gramEnd"/>
            <w:r w:rsidRPr="00672A2E">
              <w:rPr>
                <w:rFonts w:ascii="Consolas" w:hAnsi="Consolas"/>
                <w:color w:val="E2E8F0"/>
                <w:sz w:val="19"/>
                <w:lang w:val="en-US"/>
              </w:rPr>
              <w:t xml:space="preserve"> &gt; 0 &amp;&amp; </w:t>
            </w:r>
            <w:proofErr w:type="spellStart"/>
            <w:r w:rsidRPr="00672A2E">
              <w:rPr>
                <w:rFonts w:ascii="Consolas" w:hAnsi="Consolas"/>
                <w:color w:val="E2E8F0"/>
                <w:sz w:val="19"/>
                <w:lang w:val="en-US"/>
              </w:rPr>
              <w:t>atletas.every</w:t>
            </w:r>
            <w:proofErr w:type="spellEnd"/>
            <w:r w:rsidRPr="00672A2E">
              <w:rPr>
                <w:rFonts w:ascii="Consolas" w:hAnsi="Consolas"/>
                <w:color w:val="E2E8F0"/>
                <w:sz w:val="19"/>
                <w:lang w:val="en-US"/>
              </w:rPr>
              <w:t xml:space="preserve">(a =&gt; </w:t>
            </w:r>
          </w:p>
          <w:p w14:paraId="3F75CFE2"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w:t>
            </w:r>
            <w:proofErr w:type="spellStart"/>
            <w:r w:rsidRPr="00672A2E">
              <w:rPr>
                <w:rFonts w:ascii="Consolas" w:hAnsi="Consolas"/>
                <w:color w:val="E2E8F0"/>
                <w:sz w:val="19"/>
                <w:lang w:val="en-US"/>
              </w:rPr>
              <w:t>a.</w:t>
            </w:r>
            <w:proofErr w:type="gramStart"/>
            <w:r w:rsidRPr="00672A2E">
              <w:rPr>
                <w:rFonts w:ascii="Consolas" w:hAnsi="Consolas"/>
                <w:color w:val="E2E8F0"/>
                <w:sz w:val="19"/>
                <w:lang w:val="en-US"/>
              </w:rPr>
              <w:t>name.trim</w:t>
            </w:r>
            <w:proofErr w:type="spellEnd"/>
            <w:proofErr w:type="gramEnd"/>
            <w:r w:rsidRPr="00672A2E">
              <w:rPr>
                <w:rFonts w:ascii="Consolas" w:hAnsi="Consolas"/>
                <w:color w:val="E2E8F0"/>
                <w:sz w:val="19"/>
                <w:lang w:val="en-US"/>
              </w:rPr>
              <w:t xml:space="preserve">() !== '' &amp;&amp; </w:t>
            </w:r>
            <w:proofErr w:type="spellStart"/>
            <w:r w:rsidRPr="00672A2E">
              <w:rPr>
                <w:rFonts w:ascii="Consolas" w:hAnsi="Consolas"/>
                <w:color w:val="E2E8F0"/>
                <w:sz w:val="19"/>
                <w:lang w:val="en-US"/>
              </w:rPr>
              <w:t>a.min</w:t>
            </w:r>
            <w:proofErr w:type="spellEnd"/>
            <w:r w:rsidRPr="00672A2E">
              <w:rPr>
                <w:rFonts w:ascii="Consolas" w:hAnsi="Consolas"/>
                <w:color w:val="E2E8F0"/>
                <w:sz w:val="19"/>
                <w:lang w:val="en-US"/>
              </w:rPr>
              <w:t xml:space="preserve"> &lt;= </w:t>
            </w:r>
            <w:proofErr w:type="spellStart"/>
            <w:r w:rsidRPr="00672A2E">
              <w:rPr>
                <w:rFonts w:ascii="Consolas" w:hAnsi="Consolas"/>
                <w:color w:val="E2E8F0"/>
                <w:sz w:val="19"/>
                <w:lang w:val="en-US"/>
              </w:rPr>
              <w:t>a.max</w:t>
            </w:r>
            <w:proofErr w:type="spellEnd"/>
            <w:r w:rsidRPr="00672A2E">
              <w:rPr>
                <w:rFonts w:ascii="Consolas" w:hAnsi="Consolas"/>
                <w:color w:val="E2E8F0"/>
                <w:sz w:val="19"/>
                <w:lang w:val="en-US"/>
              </w:rPr>
              <w:t xml:space="preserve"> &amp;&amp; </w:t>
            </w:r>
            <w:proofErr w:type="spellStart"/>
            <w:r w:rsidRPr="00672A2E">
              <w:rPr>
                <w:rFonts w:ascii="Consolas" w:hAnsi="Consolas"/>
                <w:color w:val="E2E8F0"/>
                <w:sz w:val="19"/>
                <w:lang w:val="en-US"/>
              </w:rPr>
              <w:t>a.min</w:t>
            </w:r>
            <w:proofErr w:type="spellEnd"/>
            <w:r w:rsidRPr="00672A2E">
              <w:rPr>
                <w:rFonts w:ascii="Consolas" w:hAnsi="Consolas"/>
                <w:color w:val="E2E8F0"/>
                <w:sz w:val="19"/>
                <w:lang w:val="en-US"/>
              </w:rPr>
              <w:t xml:space="preserve"> &gt;= 0);</w:t>
            </w:r>
          </w:p>
          <w:p w14:paraId="25B4E4B9"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restricoesValid</w:t>
            </w:r>
            <w:proofErr w:type="spellEnd"/>
            <w:r w:rsidRPr="00672A2E">
              <w:rPr>
                <w:rFonts w:ascii="Consolas" w:hAnsi="Consolas"/>
                <w:color w:val="E2E8F0"/>
                <w:sz w:val="19"/>
                <w:lang w:val="en-US"/>
              </w:rPr>
              <w:t xml:space="preserve"> = </w:t>
            </w:r>
            <w:proofErr w:type="spellStart"/>
            <w:proofErr w:type="gramStart"/>
            <w:r w:rsidRPr="00672A2E">
              <w:rPr>
                <w:rFonts w:ascii="Consolas" w:hAnsi="Consolas"/>
                <w:color w:val="E2E8F0"/>
                <w:sz w:val="19"/>
                <w:lang w:val="en-US"/>
              </w:rPr>
              <w:t>restricoes.every</w:t>
            </w:r>
            <w:proofErr w:type="spellEnd"/>
            <w:proofErr w:type="gramEnd"/>
            <w:r w:rsidRPr="00672A2E">
              <w:rPr>
                <w:rFonts w:ascii="Consolas" w:hAnsi="Consolas"/>
                <w:color w:val="E2E8F0"/>
                <w:sz w:val="19"/>
                <w:lang w:val="en-US"/>
              </w:rPr>
              <w:t>(r =&gt; {</w:t>
            </w:r>
          </w:p>
          <w:p w14:paraId="27B75BF5"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if (</w:t>
            </w:r>
            <w:proofErr w:type="spellStart"/>
            <w:proofErr w:type="gramStart"/>
            <w:r w:rsidRPr="00672A2E">
              <w:rPr>
                <w:rFonts w:ascii="Consolas" w:hAnsi="Consolas"/>
                <w:color w:val="E2E8F0"/>
                <w:sz w:val="19"/>
                <w:lang w:val="en-US"/>
              </w:rPr>
              <w:t>r.type</w:t>
            </w:r>
            <w:proofErr w:type="spellEnd"/>
            <w:proofErr w:type="gramEnd"/>
            <w:r w:rsidRPr="00672A2E">
              <w:rPr>
                <w:rFonts w:ascii="Consolas" w:hAnsi="Consolas"/>
                <w:color w:val="E2E8F0"/>
                <w:sz w:val="19"/>
                <w:lang w:val="en-US"/>
              </w:rPr>
              <w:t xml:space="preserve"> === 'block') {</w:t>
            </w:r>
          </w:p>
          <w:p w14:paraId="404F9C2C"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atletaExists</w:t>
            </w:r>
            <w:proofErr w:type="spellEnd"/>
            <w:r w:rsidRPr="00672A2E">
              <w:rPr>
                <w:rFonts w:ascii="Consolas" w:hAnsi="Consolas"/>
                <w:color w:val="E2E8F0"/>
                <w:sz w:val="19"/>
                <w:lang w:val="en-US"/>
              </w:rPr>
              <w:t xml:space="preserve"> = </w:t>
            </w:r>
            <w:proofErr w:type="spellStart"/>
            <w:proofErr w:type="gramStart"/>
            <w:r w:rsidRPr="00672A2E">
              <w:rPr>
                <w:rFonts w:ascii="Consolas" w:hAnsi="Consolas"/>
                <w:color w:val="E2E8F0"/>
                <w:sz w:val="19"/>
                <w:lang w:val="en-US"/>
              </w:rPr>
              <w:t>atletas.some</w:t>
            </w:r>
            <w:proofErr w:type="spellEnd"/>
            <w:proofErr w:type="gramEnd"/>
            <w:r w:rsidRPr="00672A2E">
              <w:rPr>
                <w:rFonts w:ascii="Consolas" w:hAnsi="Consolas"/>
                <w:color w:val="E2E8F0"/>
                <w:sz w:val="19"/>
                <w:lang w:val="en-US"/>
              </w:rPr>
              <w:t xml:space="preserve">(a =&gt; a.id === </w:t>
            </w:r>
            <w:proofErr w:type="spellStart"/>
            <w:r w:rsidRPr="00672A2E">
              <w:rPr>
                <w:rFonts w:ascii="Consolas" w:hAnsi="Consolas"/>
                <w:color w:val="E2E8F0"/>
                <w:sz w:val="19"/>
                <w:lang w:val="en-US"/>
              </w:rPr>
              <w:t>r.atletaId</w:t>
            </w:r>
            <w:proofErr w:type="spellEnd"/>
            <w:r w:rsidRPr="00672A2E">
              <w:rPr>
                <w:rFonts w:ascii="Consolas" w:hAnsi="Consolas"/>
                <w:color w:val="E2E8F0"/>
                <w:sz w:val="19"/>
                <w:lang w:val="en-US"/>
              </w:rPr>
              <w:t>);</w:t>
            </w:r>
          </w:p>
          <w:p w14:paraId="4927197A"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validProvas</w:t>
            </w:r>
            <w:proofErr w:type="spellEnd"/>
            <w:r w:rsidRPr="00672A2E">
              <w:rPr>
                <w:rFonts w:ascii="Consolas" w:hAnsi="Consolas"/>
                <w:color w:val="E2E8F0"/>
                <w:sz w:val="19"/>
                <w:lang w:val="en-US"/>
              </w:rPr>
              <w:t xml:space="preserve"> = (</w:t>
            </w:r>
            <w:proofErr w:type="spellStart"/>
            <w:proofErr w:type="gramStart"/>
            <w:r w:rsidRPr="00672A2E">
              <w:rPr>
                <w:rFonts w:ascii="Consolas" w:hAnsi="Consolas"/>
                <w:color w:val="E2E8F0"/>
                <w:sz w:val="19"/>
                <w:lang w:val="en-US"/>
              </w:rPr>
              <w:t>r.blockedProvaUids</w:t>
            </w:r>
            <w:proofErr w:type="spellEnd"/>
            <w:proofErr w:type="gramEnd"/>
            <w:r w:rsidRPr="00672A2E">
              <w:rPr>
                <w:rFonts w:ascii="Consolas" w:hAnsi="Consolas"/>
                <w:color w:val="E2E8F0"/>
                <w:sz w:val="19"/>
                <w:lang w:val="en-US"/>
              </w:rPr>
              <w:t xml:space="preserve"> || []).every(</w:t>
            </w:r>
            <w:proofErr w:type="spellStart"/>
            <w:r w:rsidRPr="00672A2E">
              <w:rPr>
                <w:rFonts w:ascii="Consolas" w:hAnsi="Consolas"/>
                <w:color w:val="E2E8F0"/>
                <w:sz w:val="19"/>
                <w:lang w:val="en-US"/>
              </w:rPr>
              <w:t>uid</w:t>
            </w:r>
            <w:proofErr w:type="spellEnd"/>
            <w:r w:rsidRPr="00672A2E">
              <w:rPr>
                <w:rFonts w:ascii="Consolas" w:hAnsi="Consolas"/>
                <w:color w:val="E2E8F0"/>
                <w:sz w:val="19"/>
                <w:lang w:val="en-US"/>
              </w:rPr>
              <w:t xml:space="preserve"> =&gt; </w:t>
            </w:r>
            <w:proofErr w:type="spellStart"/>
            <w:r w:rsidRPr="00672A2E">
              <w:rPr>
                <w:rFonts w:ascii="Consolas" w:hAnsi="Consolas"/>
                <w:color w:val="E2E8F0"/>
                <w:sz w:val="19"/>
                <w:lang w:val="en-US"/>
              </w:rPr>
              <w:t>provas.some</w:t>
            </w:r>
            <w:proofErr w:type="spellEnd"/>
            <w:r w:rsidRPr="00672A2E">
              <w:rPr>
                <w:rFonts w:ascii="Consolas" w:hAnsi="Consolas"/>
                <w:color w:val="E2E8F0"/>
                <w:sz w:val="19"/>
                <w:lang w:val="en-US"/>
              </w:rPr>
              <w:t xml:space="preserve">(p =&gt; </w:t>
            </w:r>
            <w:proofErr w:type="spellStart"/>
            <w:r w:rsidRPr="00672A2E">
              <w:rPr>
                <w:rFonts w:ascii="Consolas" w:hAnsi="Consolas"/>
                <w:color w:val="E2E8F0"/>
                <w:sz w:val="19"/>
                <w:lang w:val="en-US"/>
              </w:rPr>
              <w:t>p.uid</w:t>
            </w:r>
            <w:proofErr w:type="spell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uid</w:t>
            </w:r>
            <w:proofErr w:type="spellEnd"/>
            <w:r w:rsidRPr="00672A2E">
              <w:rPr>
                <w:rFonts w:ascii="Consolas" w:hAnsi="Consolas"/>
                <w:color w:val="E2E8F0"/>
                <w:sz w:val="19"/>
                <w:lang w:val="en-US"/>
              </w:rPr>
              <w:t>));</w:t>
            </w:r>
          </w:p>
          <w:p w14:paraId="7C0940D2"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return </w:t>
            </w:r>
            <w:proofErr w:type="spellStart"/>
            <w:r w:rsidRPr="00672A2E">
              <w:rPr>
                <w:rFonts w:ascii="Consolas" w:hAnsi="Consolas"/>
                <w:color w:val="E2E8F0"/>
                <w:sz w:val="19"/>
                <w:lang w:val="en-US"/>
              </w:rPr>
              <w:t>atletaExists</w:t>
            </w:r>
            <w:proofErr w:type="spellEnd"/>
            <w:r w:rsidRPr="00672A2E">
              <w:rPr>
                <w:rFonts w:ascii="Consolas" w:hAnsi="Consolas"/>
                <w:color w:val="E2E8F0"/>
                <w:sz w:val="19"/>
                <w:lang w:val="en-US"/>
              </w:rPr>
              <w:t xml:space="preserve"> &amp;&amp; </w:t>
            </w:r>
            <w:proofErr w:type="spellStart"/>
            <w:r w:rsidRPr="00672A2E">
              <w:rPr>
                <w:rFonts w:ascii="Consolas" w:hAnsi="Consolas"/>
                <w:color w:val="E2E8F0"/>
                <w:sz w:val="19"/>
                <w:lang w:val="en-US"/>
              </w:rPr>
              <w:t>validProvas</w:t>
            </w:r>
            <w:proofErr w:type="spellEnd"/>
            <w:r w:rsidRPr="00672A2E">
              <w:rPr>
                <w:rFonts w:ascii="Consolas" w:hAnsi="Consolas"/>
                <w:color w:val="E2E8F0"/>
                <w:sz w:val="19"/>
                <w:lang w:val="en-US"/>
              </w:rPr>
              <w:t>;</w:t>
            </w:r>
          </w:p>
          <w:p w14:paraId="0A08C0E3"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 else {</w:t>
            </w:r>
          </w:p>
          <w:p w14:paraId="0CDC7D0A"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provaExists</w:t>
            </w:r>
            <w:proofErr w:type="spellEnd"/>
            <w:r w:rsidRPr="00672A2E">
              <w:rPr>
                <w:rFonts w:ascii="Consolas" w:hAnsi="Consolas"/>
                <w:color w:val="E2E8F0"/>
                <w:sz w:val="19"/>
                <w:lang w:val="en-US"/>
              </w:rPr>
              <w:t xml:space="preserve"> = </w:t>
            </w:r>
            <w:proofErr w:type="spellStart"/>
            <w:proofErr w:type="gramStart"/>
            <w:r w:rsidRPr="00672A2E">
              <w:rPr>
                <w:rFonts w:ascii="Consolas" w:hAnsi="Consolas"/>
                <w:color w:val="E2E8F0"/>
                <w:sz w:val="19"/>
                <w:lang w:val="en-US"/>
              </w:rPr>
              <w:t>provas.some</w:t>
            </w:r>
            <w:proofErr w:type="spellEnd"/>
            <w:proofErr w:type="gramEnd"/>
            <w:r w:rsidRPr="00672A2E">
              <w:rPr>
                <w:rFonts w:ascii="Consolas" w:hAnsi="Consolas"/>
                <w:color w:val="E2E8F0"/>
                <w:sz w:val="19"/>
                <w:lang w:val="en-US"/>
              </w:rPr>
              <w:t xml:space="preserve">(p =&gt; </w:t>
            </w:r>
            <w:proofErr w:type="spellStart"/>
            <w:r w:rsidRPr="00672A2E">
              <w:rPr>
                <w:rFonts w:ascii="Consolas" w:hAnsi="Consolas"/>
                <w:color w:val="E2E8F0"/>
                <w:sz w:val="19"/>
                <w:lang w:val="en-US"/>
              </w:rPr>
              <w:t>p.uid</w:t>
            </w:r>
            <w:proofErr w:type="spell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r.provaUid</w:t>
            </w:r>
            <w:proofErr w:type="spellEnd"/>
            <w:r w:rsidRPr="00672A2E">
              <w:rPr>
                <w:rFonts w:ascii="Consolas" w:hAnsi="Consolas"/>
                <w:color w:val="E2E8F0"/>
                <w:sz w:val="19"/>
                <w:lang w:val="en-US"/>
              </w:rPr>
              <w:t>);</w:t>
            </w:r>
          </w:p>
          <w:p w14:paraId="01B5A16F"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validAtletas</w:t>
            </w:r>
            <w:proofErr w:type="spellEnd"/>
            <w:r w:rsidRPr="00672A2E">
              <w:rPr>
                <w:rFonts w:ascii="Consolas" w:hAnsi="Consolas"/>
                <w:color w:val="E2E8F0"/>
                <w:sz w:val="19"/>
                <w:lang w:val="en-US"/>
              </w:rPr>
              <w:t xml:space="preserve"> = (</w:t>
            </w:r>
            <w:proofErr w:type="spellStart"/>
            <w:proofErr w:type="gramStart"/>
            <w:r w:rsidRPr="00672A2E">
              <w:rPr>
                <w:rFonts w:ascii="Consolas" w:hAnsi="Consolas"/>
                <w:color w:val="E2E8F0"/>
                <w:sz w:val="19"/>
                <w:lang w:val="en-US"/>
              </w:rPr>
              <w:t>r.atletaIds</w:t>
            </w:r>
            <w:proofErr w:type="spellEnd"/>
            <w:proofErr w:type="gramEnd"/>
            <w:r w:rsidRPr="00672A2E">
              <w:rPr>
                <w:rFonts w:ascii="Consolas" w:hAnsi="Consolas"/>
                <w:color w:val="E2E8F0"/>
                <w:sz w:val="19"/>
                <w:lang w:val="en-US"/>
              </w:rPr>
              <w:t xml:space="preserve"> || []).length &gt; 0 &amp;&amp; </w:t>
            </w:r>
          </w:p>
          <w:p w14:paraId="2FFEC6AA"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w:t>
            </w:r>
            <w:proofErr w:type="spellStart"/>
            <w:proofErr w:type="gramStart"/>
            <w:r w:rsidRPr="00672A2E">
              <w:rPr>
                <w:rFonts w:ascii="Consolas" w:hAnsi="Consolas"/>
                <w:color w:val="E2E8F0"/>
                <w:sz w:val="19"/>
                <w:lang w:val="en-US"/>
              </w:rPr>
              <w:t>r.atletaIds</w:t>
            </w:r>
            <w:proofErr w:type="spellEnd"/>
            <w:proofErr w:type="gramEnd"/>
            <w:r w:rsidRPr="00672A2E">
              <w:rPr>
                <w:rFonts w:ascii="Consolas" w:hAnsi="Consolas"/>
                <w:color w:val="E2E8F0"/>
                <w:sz w:val="19"/>
                <w:lang w:val="en-US"/>
              </w:rPr>
              <w:t xml:space="preserve"> || []).every(id =&gt; </w:t>
            </w:r>
            <w:proofErr w:type="spellStart"/>
            <w:r w:rsidRPr="00672A2E">
              <w:rPr>
                <w:rFonts w:ascii="Consolas" w:hAnsi="Consolas"/>
                <w:color w:val="E2E8F0"/>
                <w:sz w:val="19"/>
                <w:lang w:val="en-US"/>
              </w:rPr>
              <w:t>atletas.some</w:t>
            </w:r>
            <w:proofErr w:type="spellEnd"/>
            <w:r w:rsidRPr="00672A2E">
              <w:rPr>
                <w:rFonts w:ascii="Consolas" w:hAnsi="Consolas"/>
                <w:color w:val="E2E8F0"/>
                <w:sz w:val="19"/>
                <w:lang w:val="en-US"/>
              </w:rPr>
              <w:t>(a =&gt; a.id === id));</w:t>
            </w:r>
          </w:p>
          <w:p w14:paraId="5C182919" w14:textId="77777777" w:rsidR="00170137" w:rsidRDefault="001B5730">
            <w:pPr>
              <w:spacing w:after="40" w:line="252" w:lineRule="auto"/>
              <w:jc w:val="left"/>
            </w:pPr>
            <w:r w:rsidRPr="00672A2E">
              <w:rPr>
                <w:rFonts w:ascii="Consolas" w:hAnsi="Consolas"/>
                <w:color w:val="E2E8F0"/>
                <w:sz w:val="19"/>
                <w:lang w:val="en-US"/>
              </w:rPr>
              <w:t xml:space="preserve">      </w:t>
            </w:r>
            <w:proofErr w:type="spellStart"/>
            <w:r>
              <w:rPr>
                <w:rFonts w:ascii="Consolas" w:hAnsi="Consolas"/>
                <w:color w:val="E2E8F0"/>
                <w:sz w:val="19"/>
              </w:rPr>
              <w:t>return</w:t>
            </w:r>
            <w:proofErr w:type="spellEnd"/>
            <w:r>
              <w:rPr>
                <w:rFonts w:ascii="Consolas" w:hAnsi="Consolas"/>
                <w:color w:val="E2E8F0"/>
                <w:sz w:val="19"/>
              </w:rPr>
              <w:t xml:space="preserve"> </w:t>
            </w:r>
            <w:proofErr w:type="spellStart"/>
            <w:r>
              <w:rPr>
                <w:rFonts w:ascii="Consolas" w:hAnsi="Consolas"/>
                <w:color w:val="E2E8F0"/>
                <w:sz w:val="19"/>
              </w:rPr>
              <w:t>provaExists</w:t>
            </w:r>
            <w:proofErr w:type="spellEnd"/>
            <w:r>
              <w:rPr>
                <w:rFonts w:ascii="Consolas" w:hAnsi="Consolas"/>
                <w:color w:val="E2E8F0"/>
                <w:sz w:val="19"/>
              </w:rPr>
              <w:t xml:space="preserve"> &amp;&amp; </w:t>
            </w:r>
            <w:proofErr w:type="spellStart"/>
            <w:r>
              <w:rPr>
                <w:rFonts w:ascii="Consolas" w:hAnsi="Consolas"/>
                <w:color w:val="E2E8F0"/>
                <w:sz w:val="19"/>
              </w:rPr>
              <w:t>validAtletas</w:t>
            </w:r>
            <w:proofErr w:type="spellEnd"/>
            <w:r>
              <w:rPr>
                <w:rFonts w:ascii="Consolas" w:hAnsi="Consolas"/>
                <w:color w:val="E2E8F0"/>
                <w:sz w:val="19"/>
              </w:rPr>
              <w:t>;</w:t>
            </w:r>
          </w:p>
          <w:p w14:paraId="25ED7D8C" w14:textId="77777777" w:rsidR="00170137" w:rsidRDefault="001B5730">
            <w:pPr>
              <w:spacing w:after="40" w:line="252" w:lineRule="auto"/>
              <w:jc w:val="left"/>
            </w:pPr>
            <w:r>
              <w:rPr>
                <w:rFonts w:ascii="Consolas" w:hAnsi="Consolas"/>
                <w:color w:val="E2E8F0"/>
                <w:sz w:val="19"/>
              </w:rPr>
              <w:t xml:space="preserve">    }</w:t>
            </w:r>
          </w:p>
          <w:p w14:paraId="22F6390E" w14:textId="77777777" w:rsidR="00170137" w:rsidRDefault="001B5730">
            <w:pPr>
              <w:spacing w:after="40" w:line="252" w:lineRule="auto"/>
              <w:jc w:val="left"/>
            </w:pPr>
            <w:r>
              <w:rPr>
                <w:rFonts w:ascii="Consolas" w:hAnsi="Consolas"/>
                <w:color w:val="E2E8F0"/>
                <w:sz w:val="19"/>
              </w:rPr>
              <w:t xml:space="preserve">  });</w:t>
            </w:r>
          </w:p>
          <w:p w14:paraId="5AF795B7" w14:textId="77777777" w:rsidR="00170137" w:rsidRDefault="001B5730">
            <w:pPr>
              <w:spacing w:after="40" w:line="252" w:lineRule="auto"/>
              <w:jc w:val="left"/>
            </w:pPr>
            <w:r>
              <w:rPr>
                <w:rFonts w:ascii="Consolas" w:hAnsi="Consolas"/>
                <w:color w:val="E2E8F0"/>
                <w:sz w:val="19"/>
              </w:rPr>
              <w:t xml:space="preserve">  </w:t>
            </w:r>
            <w:proofErr w:type="spellStart"/>
            <w:r>
              <w:rPr>
                <w:rFonts w:ascii="Consolas" w:hAnsi="Consolas"/>
                <w:color w:val="E2E8F0"/>
                <w:sz w:val="19"/>
              </w:rPr>
              <w:t>return</w:t>
            </w:r>
            <w:proofErr w:type="spellEnd"/>
            <w:r>
              <w:rPr>
                <w:rFonts w:ascii="Consolas" w:hAnsi="Consolas"/>
                <w:color w:val="E2E8F0"/>
                <w:sz w:val="19"/>
              </w:rPr>
              <w:t xml:space="preserve"> </w:t>
            </w:r>
            <w:proofErr w:type="gramStart"/>
            <w:r>
              <w:rPr>
                <w:rFonts w:ascii="Consolas" w:hAnsi="Consolas"/>
                <w:color w:val="E2E8F0"/>
                <w:sz w:val="19"/>
              </w:rPr>
              <w:t xml:space="preserve">{ </w:t>
            </w:r>
            <w:proofErr w:type="spellStart"/>
            <w:r>
              <w:rPr>
                <w:rFonts w:ascii="Consolas" w:hAnsi="Consolas"/>
                <w:color w:val="E2E8F0"/>
                <w:sz w:val="19"/>
              </w:rPr>
              <w:t>configValid</w:t>
            </w:r>
            <w:proofErr w:type="spellEnd"/>
            <w:proofErr w:type="gramEnd"/>
            <w:r>
              <w:rPr>
                <w:rFonts w:ascii="Consolas" w:hAnsi="Consolas"/>
                <w:color w:val="E2E8F0"/>
                <w:sz w:val="19"/>
              </w:rPr>
              <w:t xml:space="preserve">, </w:t>
            </w:r>
            <w:proofErr w:type="spellStart"/>
            <w:r>
              <w:rPr>
                <w:rFonts w:ascii="Consolas" w:hAnsi="Consolas"/>
                <w:color w:val="E2E8F0"/>
                <w:sz w:val="19"/>
              </w:rPr>
              <w:t>provasValid</w:t>
            </w:r>
            <w:proofErr w:type="spellEnd"/>
            <w:r>
              <w:rPr>
                <w:rFonts w:ascii="Consolas" w:hAnsi="Consolas"/>
                <w:color w:val="E2E8F0"/>
                <w:sz w:val="19"/>
              </w:rPr>
              <w:t xml:space="preserve">, </w:t>
            </w:r>
            <w:proofErr w:type="spellStart"/>
            <w:r>
              <w:rPr>
                <w:rFonts w:ascii="Consolas" w:hAnsi="Consolas"/>
                <w:color w:val="E2E8F0"/>
                <w:sz w:val="19"/>
              </w:rPr>
              <w:t>atletasValid</w:t>
            </w:r>
            <w:proofErr w:type="spellEnd"/>
            <w:r>
              <w:rPr>
                <w:rFonts w:ascii="Consolas" w:hAnsi="Consolas"/>
                <w:color w:val="E2E8F0"/>
                <w:sz w:val="19"/>
              </w:rPr>
              <w:t xml:space="preserve">, </w:t>
            </w:r>
            <w:proofErr w:type="spellStart"/>
            <w:r>
              <w:rPr>
                <w:rFonts w:ascii="Consolas" w:hAnsi="Consolas"/>
                <w:color w:val="E2E8F0"/>
                <w:sz w:val="19"/>
              </w:rPr>
              <w:t>restricoesValid</w:t>
            </w:r>
            <w:proofErr w:type="spellEnd"/>
            <w:r>
              <w:rPr>
                <w:rFonts w:ascii="Consolas" w:hAnsi="Consolas"/>
                <w:color w:val="E2E8F0"/>
                <w:sz w:val="19"/>
              </w:rPr>
              <w:t xml:space="preserve"> };</w:t>
            </w:r>
          </w:p>
          <w:p w14:paraId="67378032" w14:textId="77777777" w:rsidR="00170137" w:rsidRDefault="001B5730">
            <w:pPr>
              <w:spacing w:after="40" w:line="252" w:lineRule="auto"/>
              <w:jc w:val="left"/>
            </w:pPr>
            <w:r>
              <w:rPr>
                <w:rFonts w:ascii="Consolas" w:hAnsi="Consolas"/>
                <w:color w:val="E2E8F0"/>
                <w:sz w:val="19"/>
              </w:rPr>
              <w:t>};</w:t>
            </w:r>
          </w:p>
        </w:tc>
      </w:tr>
    </w:tbl>
    <w:p w14:paraId="7B1B89F4" w14:textId="77777777" w:rsidR="00170137" w:rsidRDefault="001B5730">
      <w:pPr>
        <w:spacing w:before="60" w:after="200" w:line="276" w:lineRule="auto"/>
        <w:jc w:val="center"/>
      </w:pPr>
      <w:r>
        <w:rPr>
          <w:i/>
          <w:color w:val="475569"/>
          <w:sz w:val="19"/>
        </w:rPr>
        <w:t>Fonte: Elaborado pelo autor a partir do código-fonte (</w:t>
      </w:r>
      <w:proofErr w:type="spellStart"/>
      <w:r>
        <w:rPr>
          <w:i/>
          <w:color w:val="475569"/>
          <w:sz w:val="19"/>
        </w:rPr>
        <w:t>App.jsx</w:t>
      </w:r>
      <w:proofErr w:type="spellEnd"/>
      <w:r>
        <w:rPr>
          <w:i/>
          <w:color w:val="475569"/>
          <w:sz w:val="19"/>
        </w:rPr>
        <w:t>, linhas 274–293).</w:t>
      </w:r>
    </w:p>
    <w:p w14:paraId="6A885385" w14:textId="77777777" w:rsidR="00170137" w:rsidRDefault="001B5730">
      <w:pPr>
        <w:spacing w:before="240" w:after="240"/>
        <w:jc w:val="center"/>
      </w:pPr>
      <w:r>
        <w:rPr>
          <w:b/>
          <w:bCs/>
          <w:color w:val="BE185D"/>
          <w:sz w:val="22"/>
          <w:szCs w:val="22"/>
        </w:rPr>
        <w:t>[insira aqui foto de tela de Validação Prévia e Tela de Resultados da Otimização]</w:t>
      </w:r>
      <w:r>
        <w:rPr>
          <w:b/>
          <w:bCs/>
          <w:color w:val="BE185D"/>
          <w:sz w:val="22"/>
          <w:szCs w:val="22"/>
        </w:rPr>
        <w:br/>
        <w:t>(Captura de tela combinando o painel de verificação de integridade (ícones verdes de checklist) e a tela de resultado final com a pontuação máxima e os barcos escalados)</w:t>
      </w:r>
    </w:p>
    <w:p w14:paraId="0AF8F527" w14:textId="77777777" w:rsidR="00170137" w:rsidRDefault="001B5730">
      <w:pPr>
        <w:spacing w:before="200" w:after="80" w:line="276" w:lineRule="auto"/>
        <w:jc w:val="center"/>
      </w:pPr>
      <w:r>
        <w:rPr>
          <w:b/>
          <w:color w:val="000000"/>
          <w:sz w:val="21"/>
        </w:rPr>
        <w:t>Quadro 4 – Cálculo da Penalização Etária e Pontuação da Guarnição (</w:t>
      </w:r>
      <w:proofErr w:type="spellStart"/>
      <w:r>
        <w:rPr>
          <w:b/>
          <w:color w:val="000000"/>
          <w:sz w:val="21"/>
        </w:rPr>
        <w:t>getAdjustedScore</w:t>
      </w:r>
      <w:proofErr w:type="spellEnd"/>
      <w:r>
        <w:rPr>
          <w:b/>
          <w:color w:val="000000"/>
          <w:sz w:val="21"/>
        </w:rPr>
        <w:t xml:space="preserve"> e </w:t>
      </w:r>
      <w:proofErr w:type="spellStart"/>
      <w:r>
        <w:rPr>
          <w:b/>
          <w:color w:val="000000"/>
          <w:sz w:val="21"/>
        </w:rPr>
        <w:t>b_jk</w:t>
      </w:r>
      <w:proofErr w:type="spellEnd"/>
      <w:r>
        <w:rPr>
          <w:b/>
          <w:color w:val="000000"/>
          <w:sz w:val="21"/>
        </w:rPr>
        <w:t>)</w:t>
      </w:r>
    </w:p>
    <w:tbl>
      <w:tblPr>
        <w:tblStyle w:val="TableNormal"/>
        <w:tblW w:w="0" w:type="auto"/>
        <w:jc w:val="center"/>
        <w:tblInd w:w="0" w:type="dxa"/>
        <w:tblLook w:val="04A0" w:firstRow="1" w:lastRow="0" w:firstColumn="1" w:lastColumn="0" w:noHBand="0" w:noVBand="1"/>
      </w:tblPr>
      <w:tblGrid>
        <w:gridCol w:w="9072"/>
      </w:tblGrid>
      <w:tr w:rsidR="00170137" w14:paraId="0AE8BAB4" w14:textId="77777777">
        <w:trPr>
          <w:jc w:val="center"/>
        </w:trPr>
        <w:tc>
          <w:tcPr>
            <w:tcW w:w="9360" w:type="dxa"/>
            <w:shd w:val="clear" w:color="auto" w:fill="0F172A"/>
            <w:tcMar>
              <w:top w:w="140" w:type="dxa"/>
              <w:left w:w="200" w:type="dxa"/>
              <w:bottom w:w="140" w:type="dxa"/>
              <w:right w:w="200" w:type="dxa"/>
            </w:tcMar>
          </w:tcPr>
          <w:p w14:paraId="0BE198DC" w14:textId="77777777" w:rsidR="00170137" w:rsidRDefault="001B5730">
            <w:pPr>
              <w:spacing w:after="40" w:line="252" w:lineRule="auto"/>
              <w:jc w:val="left"/>
            </w:pPr>
            <w:r>
              <w:rPr>
                <w:rFonts w:ascii="Consolas" w:hAnsi="Consolas"/>
                <w:color w:val="E2E8F0"/>
                <w:sz w:val="19"/>
              </w:rPr>
              <w:t>// Cálculo do grau de desempenho individual com penalização etária (Equação 3.8)</w:t>
            </w:r>
          </w:p>
          <w:p w14:paraId="68B1F288"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const </w:t>
            </w:r>
            <w:proofErr w:type="spellStart"/>
            <w:r w:rsidRPr="00672A2E">
              <w:rPr>
                <w:rFonts w:ascii="Consolas" w:hAnsi="Consolas"/>
                <w:color w:val="E2E8F0"/>
                <w:sz w:val="19"/>
                <w:lang w:val="en-US"/>
              </w:rPr>
              <w:t>getAdjustedScore</w:t>
            </w:r>
            <w:proofErr w:type="spell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atleta</w:t>
            </w:r>
            <w:proofErr w:type="spellEnd"/>
            <w:r w:rsidRPr="00672A2E">
              <w:rPr>
                <w:rFonts w:ascii="Consolas" w:hAnsi="Consolas"/>
                <w:color w:val="E2E8F0"/>
                <w:sz w:val="19"/>
                <w:lang w:val="en-US"/>
              </w:rPr>
              <w:t>) =&gt; {</w:t>
            </w:r>
          </w:p>
          <w:p w14:paraId="0DB2379B"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ageDiff</w:t>
            </w:r>
            <w:proofErr w:type="spell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atleta.age</w:t>
            </w:r>
            <w:proofErr w:type="spell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targetMinAge</w:t>
            </w:r>
            <w:proofErr w:type="spellEnd"/>
            <w:r w:rsidRPr="00672A2E">
              <w:rPr>
                <w:rFonts w:ascii="Consolas" w:hAnsi="Consolas"/>
                <w:color w:val="E2E8F0"/>
                <w:sz w:val="19"/>
                <w:lang w:val="en-US"/>
              </w:rPr>
              <w:t>;</w:t>
            </w:r>
          </w:p>
          <w:p w14:paraId="090BF3E1"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return </w:t>
            </w:r>
            <w:proofErr w:type="spellStart"/>
            <w:proofErr w:type="gramStart"/>
            <w:r w:rsidRPr="00672A2E">
              <w:rPr>
                <w:rFonts w:ascii="Consolas" w:hAnsi="Consolas"/>
                <w:color w:val="E2E8F0"/>
                <w:sz w:val="19"/>
                <w:lang w:val="en-US"/>
              </w:rPr>
              <w:t>atleta.score</w:t>
            </w:r>
            <w:proofErr w:type="spellEnd"/>
            <w:proofErr w:type="gram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ageDiff</w:t>
            </w:r>
            <w:proofErr w:type="spell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inputConfig.penalty</w:t>
            </w:r>
            <w:proofErr w:type="spellEnd"/>
            <w:r w:rsidRPr="00672A2E">
              <w:rPr>
                <w:rFonts w:ascii="Consolas" w:hAnsi="Consolas"/>
                <w:color w:val="E2E8F0"/>
                <w:sz w:val="19"/>
                <w:lang w:val="en-US"/>
              </w:rPr>
              <w:t>);</w:t>
            </w:r>
          </w:p>
          <w:p w14:paraId="2A97A58E" w14:textId="77777777" w:rsidR="00170137" w:rsidRDefault="001B5730">
            <w:pPr>
              <w:spacing w:after="40" w:line="252" w:lineRule="auto"/>
              <w:jc w:val="left"/>
            </w:pPr>
            <w:r>
              <w:rPr>
                <w:rFonts w:ascii="Consolas" w:hAnsi="Consolas"/>
                <w:color w:val="E2E8F0"/>
                <w:sz w:val="19"/>
              </w:rPr>
              <w:t>};</w:t>
            </w:r>
          </w:p>
          <w:p w14:paraId="16B6EF83" w14:textId="77777777" w:rsidR="00170137" w:rsidRDefault="00170137">
            <w:pPr>
              <w:spacing w:after="40" w:line="252" w:lineRule="auto"/>
              <w:jc w:val="left"/>
            </w:pPr>
          </w:p>
          <w:p w14:paraId="030F2D8A" w14:textId="77777777" w:rsidR="00170137" w:rsidRDefault="001B5730">
            <w:pPr>
              <w:spacing w:after="40" w:line="252" w:lineRule="auto"/>
              <w:jc w:val="left"/>
            </w:pPr>
            <w:r>
              <w:rPr>
                <w:rFonts w:ascii="Consolas" w:hAnsi="Consolas"/>
                <w:color w:val="E2E8F0"/>
                <w:sz w:val="19"/>
              </w:rPr>
              <w:t>// Formação da tripulação e cálculo do grau final médio do barco (</w:t>
            </w:r>
            <w:proofErr w:type="spellStart"/>
            <w:r>
              <w:rPr>
                <w:rFonts w:ascii="Consolas" w:hAnsi="Consolas"/>
                <w:color w:val="E2E8F0"/>
                <w:sz w:val="19"/>
              </w:rPr>
              <w:t>b_jk</w:t>
            </w:r>
            <w:proofErr w:type="spellEnd"/>
            <w:r>
              <w:rPr>
                <w:rFonts w:ascii="Consolas" w:hAnsi="Consolas"/>
                <w:color w:val="E2E8F0"/>
                <w:sz w:val="19"/>
              </w:rPr>
              <w:t>)</w:t>
            </w:r>
          </w:p>
          <w:p w14:paraId="7852BC67" w14:textId="77777777" w:rsidR="00170137" w:rsidRPr="00672A2E" w:rsidRDefault="001B5730">
            <w:pPr>
              <w:spacing w:after="40" w:line="252" w:lineRule="auto"/>
              <w:jc w:val="left"/>
              <w:rPr>
                <w:lang w:val="en-US"/>
              </w:rPr>
            </w:pPr>
            <w:r w:rsidRPr="00672A2E">
              <w:rPr>
                <w:rFonts w:ascii="Consolas" w:hAnsi="Consolas"/>
                <w:color w:val="E2E8F0"/>
                <w:sz w:val="19"/>
                <w:lang w:val="en-US"/>
              </w:rPr>
              <w:t>if (</w:t>
            </w:r>
            <w:proofErr w:type="spellStart"/>
            <w:proofErr w:type="gramStart"/>
            <w:r w:rsidRPr="00672A2E">
              <w:rPr>
                <w:rFonts w:ascii="Consolas" w:hAnsi="Consolas"/>
                <w:color w:val="E2E8F0"/>
                <w:sz w:val="19"/>
                <w:lang w:val="en-US"/>
              </w:rPr>
              <w:t>crew.length</w:t>
            </w:r>
            <w:proofErr w:type="spellEnd"/>
            <w:proofErr w:type="gramEnd"/>
            <w:r w:rsidRPr="00672A2E">
              <w:rPr>
                <w:rFonts w:ascii="Consolas" w:hAnsi="Consolas"/>
                <w:color w:val="E2E8F0"/>
                <w:sz w:val="19"/>
                <w:lang w:val="en-US"/>
              </w:rPr>
              <w:t xml:space="preserve"> === seats) {</w:t>
            </w:r>
          </w:p>
          <w:p w14:paraId="1912C13F"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avgAge</w:t>
            </w:r>
            <w:proofErr w:type="spellEnd"/>
            <w:r w:rsidRPr="00672A2E">
              <w:rPr>
                <w:rFonts w:ascii="Consolas" w:hAnsi="Consolas"/>
                <w:color w:val="E2E8F0"/>
                <w:sz w:val="19"/>
                <w:lang w:val="en-US"/>
              </w:rPr>
              <w:t xml:space="preserve"> = (</w:t>
            </w:r>
            <w:proofErr w:type="spellStart"/>
            <w:proofErr w:type="gramStart"/>
            <w:r w:rsidRPr="00672A2E">
              <w:rPr>
                <w:rFonts w:ascii="Consolas" w:hAnsi="Consolas"/>
                <w:color w:val="E2E8F0"/>
                <w:sz w:val="19"/>
                <w:lang w:val="en-US"/>
              </w:rPr>
              <w:t>crew.reduce</w:t>
            </w:r>
            <w:proofErr w:type="spellEnd"/>
            <w:proofErr w:type="gramEnd"/>
            <w:r w:rsidRPr="00672A2E">
              <w:rPr>
                <w:rFonts w:ascii="Consolas" w:hAnsi="Consolas"/>
                <w:color w:val="E2E8F0"/>
                <w:sz w:val="19"/>
                <w:lang w:val="en-US"/>
              </w:rPr>
              <w:t xml:space="preserve">((sum, a) =&gt; sum + </w:t>
            </w:r>
            <w:proofErr w:type="spellStart"/>
            <w:r w:rsidRPr="00672A2E">
              <w:rPr>
                <w:rFonts w:ascii="Consolas" w:hAnsi="Consolas"/>
                <w:color w:val="E2E8F0"/>
                <w:sz w:val="19"/>
                <w:lang w:val="en-US"/>
              </w:rPr>
              <w:t>a.age</w:t>
            </w:r>
            <w:proofErr w:type="spellEnd"/>
            <w:r w:rsidRPr="00672A2E">
              <w:rPr>
                <w:rFonts w:ascii="Consolas" w:hAnsi="Consolas"/>
                <w:color w:val="E2E8F0"/>
                <w:sz w:val="19"/>
                <w:lang w:val="en-US"/>
              </w:rPr>
              <w:t>, 0) / seats).</w:t>
            </w:r>
            <w:proofErr w:type="spellStart"/>
            <w:r w:rsidRPr="00672A2E">
              <w:rPr>
                <w:rFonts w:ascii="Consolas" w:hAnsi="Consolas"/>
                <w:color w:val="E2E8F0"/>
                <w:sz w:val="19"/>
                <w:lang w:val="en-US"/>
              </w:rPr>
              <w:t>toFixed</w:t>
            </w:r>
            <w:proofErr w:type="spellEnd"/>
            <w:r w:rsidRPr="00672A2E">
              <w:rPr>
                <w:rFonts w:ascii="Consolas" w:hAnsi="Consolas"/>
                <w:color w:val="E2E8F0"/>
                <w:sz w:val="19"/>
                <w:lang w:val="en-US"/>
              </w:rPr>
              <w:t>(1);</w:t>
            </w:r>
          </w:p>
          <w:p w14:paraId="7F8C41CF"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adjustedScores</w:t>
            </w:r>
            <w:proofErr w:type="spellEnd"/>
            <w:r w:rsidRPr="00672A2E">
              <w:rPr>
                <w:rFonts w:ascii="Consolas" w:hAnsi="Consolas"/>
                <w:color w:val="E2E8F0"/>
                <w:sz w:val="19"/>
                <w:lang w:val="en-US"/>
              </w:rPr>
              <w:t xml:space="preserve"> = </w:t>
            </w:r>
            <w:proofErr w:type="spellStart"/>
            <w:proofErr w:type="gramStart"/>
            <w:r w:rsidRPr="00672A2E">
              <w:rPr>
                <w:rFonts w:ascii="Consolas" w:hAnsi="Consolas"/>
                <w:color w:val="E2E8F0"/>
                <w:sz w:val="19"/>
                <w:lang w:val="en-US"/>
              </w:rPr>
              <w:t>crew.map</w:t>
            </w:r>
            <w:proofErr w:type="spellEnd"/>
            <w:r w:rsidRPr="00672A2E">
              <w:rPr>
                <w:rFonts w:ascii="Consolas" w:hAnsi="Consolas"/>
                <w:color w:val="E2E8F0"/>
                <w:sz w:val="19"/>
                <w:lang w:val="en-US"/>
              </w:rPr>
              <w:t>(</w:t>
            </w:r>
            <w:proofErr w:type="gramEnd"/>
            <w:r w:rsidRPr="00672A2E">
              <w:rPr>
                <w:rFonts w:ascii="Consolas" w:hAnsi="Consolas"/>
                <w:color w:val="E2E8F0"/>
                <w:sz w:val="19"/>
                <w:lang w:val="en-US"/>
              </w:rPr>
              <w:t>a =&gt; {</w:t>
            </w:r>
          </w:p>
          <w:p w14:paraId="42C59DAE"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ageDiff</w:t>
            </w:r>
            <w:proofErr w:type="spell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a.age</w:t>
            </w:r>
            <w:proofErr w:type="spell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targetMinAge</w:t>
            </w:r>
            <w:proofErr w:type="spellEnd"/>
            <w:r w:rsidRPr="00672A2E">
              <w:rPr>
                <w:rFonts w:ascii="Consolas" w:hAnsi="Consolas"/>
                <w:color w:val="E2E8F0"/>
                <w:sz w:val="19"/>
                <w:lang w:val="en-US"/>
              </w:rPr>
              <w:t>;</w:t>
            </w:r>
          </w:p>
          <w:p w14:paraId="323F033D"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return </w:t>
            </w:r>
            <w:proofErr w:type="spellStart"/>
            <w:proofErr w:type="gramStart"/>
            <w:r w:rsidRPr="00672A2E">
              <w:rPr>
                <w:rFonts w:ascii="Consolas" w:hAnsi="Consolas"/>
                <w:color w:val="E2E8F0"/>
                <w:sz w:val="19"/>
                <w:lang w:val="en-US"/>
              </w:rPr>
              <w:t>Math.max</w:t>
            </w:r>
            <w:proofErr w:type="spellEnd"/>
            <w:r w:rsidRPr="00672A2E">
              <w:rPr>
                <w:rFonts w:ascii="Consolas" w:hAnsi="Consolas"/>
                <w:color w:val="E2E8F0"/>
                <w:sz w:val="19"/>
                <w:lang w:val="en-US"/>
              </w:rPr>
              <w:t>(</w:t>
            </w:r>
            <w:proofErr w:type="gramEnd"/>
            <w:r w:rsidRPr="00672A2E">
              <w:rPr>
                <w:rFonts w:ascii="Consolas" w:hAnsi="Consolas"/>
                <w:color w:val="E2E8F0"/>
                <w:sz w:val="19"/>
                <w:lang w:val="en-US"/>
              </w:rPr>
              <w:t xml:space="preserve">0, </w:t>
            </w:r>
            <w:proofErr w:type="spellStart"/>
            <w:r w:rsidRPr="00672A2E">
              <w:rPr>
                <w:rFonts w:ascii="Consolas" w:hAnsi="Consolas"/>
                <w:color w:val="E2E8F0"/>
                <w:sz w:val="19"/>
                <w:lang w:val="en-US"/>
              </w:rPr>
              <w:t>a.score</w:t>
            </w:r>
            <w:proofErr w:type="spell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ageDiff</w:t>
            </w:r>
            <w:proofErr w:type="spell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inputConfig.penalty</w:t>
            </w:r>
            <w:proofErr w:type="spellEnd"/>
            <w:r w:rsidRPr="00672A2E">
              <w:rPr>
                <w:rFonts w:ascii="Consolas" w:hAnsi="Consolas"/>
                <w:color w:val="E2E8F0"/>
                <w:sz w:val="19"/>
                <w:lang w:val="en-US"/>
              </w:rPr>
              <w:t>));</w:t>
            </w:r>
          </w:p>
          <w:p w14:paraId="366C0BA2"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w:t>
            </w:r>
          </w:p>
          <w:p w14:paraId="6A0722D6" w14:textId="77777777" w:rsidR="00170137" w:rsidRPr="00672A2E" w:rsidRDefault="001B5730">
            <w:pPr>
              <w:spacing w:after="40" w:line="252" w:lineRule="auto"/>
              <w:jc w:val="left"/>
              <w:rPr>
                <w:lang w:val="en-US"/>
              </w:rPr>
            </w:pPr>
            <w:r w:rsidRPr="00672A2E">
              <w:rPr>
                <w:rFonts w:ascii="Consolas" w:hAnsi="Consolas"/>
                <w:color w:val="E2E8F0"/>
                <w:sz w:val="19"/>
                <w:lang w:val="en-US"/>
              </w:rPr>
              <w:t xml:space="preserve">  const </w:t>
            </w:r>
            <w:proofErr w:type="spellStart"/>
            <w:r w:rsidRPr="00672A2E">
              <w:rPr>
                <w:rFonts w:ascii="Consolas" w:hAnsi="Consolas"/>
                <w:color w:val="E2E8F0"/>
                <w:sz w:val="19"/>
                <w:lang w:val="en-US"/>
              </w:rPr>
              <w:t>boatScore</w:t>
            </w:r>
            <w:proofErr w:type="spellEnd"/>
            <w:r w:rsidRPr="00672A2E">
              <w:rPr>
                <w:rFonts w:ascii="Consolas" w:hAnsi="Consolas"/>
                <w:color w:val="E2E8F0"/>
                <w:sz w:val="19"/>
                <w:lang w:val="en-US"/>
              </w:rPr>
              <w:t xml:space="preserve"> = (</w:t>
            </w:r>
            <w:proofErr w:type="spellStart"/>
            <w:r w:rsidRPr="00672A2E">
              <w:rPr>
                <w:rFonts w:ascii="Consolas" w:hAnsi="Consolas"/>
                <w:color w:val="E2E8F0"/>
                <w:sz w:val="19"/>
                <w:lang w:val="en-US"/>
              </w:rPr>
              <w:t>adjustedScores.reduce</w:t>
            </w:r>
            <w:proofErr w:type="spellEnd"/>
            <w:r w:rsidRPr="00672A2E">
              <w:rPr>
                <w:rFonts w:ascii="Consolas" w:hAnsi="Consolas"/>
                <w:color w:val="E2E8F0"/>
                <w:sz w:val="19"/>
                <w:lang w:val="en-US"/>
              </w:rPr>
              <w:t>((sum, s) =&gt; sum + s, 0) / seats);</w:t>
            </w:r>
          </w:p>
          <w:p w14:paraId="2ED0558B" w14:textId="77777777" w:rsidR="00170137" w:rsidRDefault="001B5730">
            <w:pPr>
              <w:spacing w:after="40" w:line="252" w:lineRule="auto"/>
              <w:jc w:val="left"/>
            </w:pPr>
            <w:r w:rsidRPr="00672A2E">
              <w:rPr>
                <w:rFonts w:ascii="Consolas" w:hAnsi="Consolas"/>
                <w:color w:val="E2E8F0"/>
                <w:sz w:val="19"/>
                <w:lang w:val="en-US"/>
              </w:rPr>
              <w:t xml:space="preserve">  </w:t>
            </w:r>
            <w:r>
              <w:rPr>
                <w:rFonts w:ascii="Consolas" w:hAnsi="Consolas"/>
                <w:color w:val="E2E8F0"/>
                <w:sz w:val="19"/>
              </w:rPr>
              <w:t>// Registro da guarnição otimizada para o relatório final</w:t>
            </w:r>
          </w:p>
          <w:p w14:paraId="096E7B42" w14:textId="77777777" w:rsidR="00170137" w:rsidRPr="00672A2E" w:rsidRDefault="001B5730">
            <w:pPr>
              <w:spacing w:after="40" w:line="252" w:lineRule="auto"/>
              <w:jc w:val="left"/>
              <w:rPr>
                <w:lang w:val="en-US"/>
              </w:rPr>
            </w:pPr>
            <w:r>
              <w:rPr>
                <w:rFonts w:ascii="Consolas" w:hAnsi="Consolas"/>
                <w:color w:val="E2E8F0"/>
                <w:sz w:val="19"/>
              </w:rPr>
              <w:t xml:space="preserve">  </w:t>
            </w:r>
            <w:proofErr w:type="spellStart"/>
            <w:r w:rsidRPr="00672A2E">
              <w:rPr>
                <w:rFonts w:ascii="Consolas" w:hAnsi="Consolas"/>
                <w:color w:val="E2E8F0"/>
                <w:sz w:val="19"/>
                <w:lang w:val="en-US"/>
              </w:rPr>
              <w:t>allocatedProvas.push</w:t>
            </w:r>
            <w:proofErr w:type="spellEnd"/>
            <w:proofErr w:type="gramStart"/>
            <w:r w:rsidRPr="00672A2E">
              <w:rPr>
                <w:rFonts w:ascii="Consolas" w:hAnsi="Consolas"/>
                <w:color w:val="E2E8F0"/>
                <w:sz w:val="19"/>
                <w:lang w:val="en-US"/>
              </w:rPr>
              <w:t>({ id</w:t>
            </w:r>
            <w:proofErr w:type="gramEnd"/>
            <w:r w:rsidRPr="00672A2E">
              <w:rPr>
                <w:rFonts w:ascii="Consolas" w:hAnsi="Consolas"/>
                <w:color w:val="E2E8F0"/>
                <w:sz w:val="19"/>
                <w:lang w:val="en-US"/>
              </w:rPr>
              <w:t xml:space="preserve">: prova.id, boat: </w:t>
            </w:r>
            <w:proofErr w:type="spellStart"/>
            <w:r w:rsidRPr="00672A2E">
              <w:rPr>
                <w:rFonts w:ascii="Consolas" w:hAnsi="Consolas"/>
                <w:color w:val="E2E8F0"/>
                <w:sz w:val="19"/>
                <w:lang w:val="en-US"/>
              </w:rPr>
              <w:t>prova.boat</w:t>
            </w:r>
            <w:proofErr w:type="spellEnd"/>
            <w:r w:rsidRPr="00672A2E">
              <w:rPr>
                <w:rFonts w:ascii="Consolas" w:hAnsi="Consolas"/>
                <w:color w:val="E2E8F0"/>
                <w:sz w:val="19"/>
                <w:lang w:val="en-US"/>
              </w:rPr>
              <w:t xml:space="preserve">, class: </w:t>
            </w:r>
            <w:proofErr w:type="spellStart"/>
            <w:r w:rsidRPr="00672A2E">
              <w:rPr>
                <w:rFonts w:ascii="Consolas" w:hAnsi="Consolas"/>
                <w:color w:val="E2E8F0"/>
                <w:sz w:val="19"/>
                <w:lang w:val="en-US"/>
              </w:rPr>
              <w:t>prova.ageClass</w:t>
            </w:r>
            <w:proofErr w:type="spellEnd"/>
            <w:r w:rsidRPr="00672A2E">
              <w:rPr>
                <w:rFonts w:ascii="Consolas" w:hAnsi="Consolas"/>
                <w:color w:val="E2E8F0"/>
                <w:sz w:val="19"/>
                <w:lang w:val="en-US"/>
              </w:rPr>
              <w:t xml:space="preserve">, age: </w:t>
            </w:r>
            <w:proofErr w:type="spellStart"/>
            <w:r w:rsidRPr="00672A2E">
              <w:rPr>
                <w:rFonts w:ascii="Consolas" w:hAnsi="Consolas"/>
                <w:color w:val="E2E8F0"/>
                <w:sz w:val="19"/>
                <w:lang w:val="en-US"/>
              </w:rPr>
              <w:t>avgAge</w:t>
            </w:r>
            <w:proofErr w:type="spellEnd"/>
            <w:r w:rsidRPr="00672A2E">
              <w:rPr>
                <w:rFonts w:ascii="Consolas" w:hAnsi="Consolas"/>
                <w:color w:val="E2E8F0"/>
                <w:sz w:val="19"/>
                <w:lang w:val="en-US"/>
              </w:rPr>
              <w:t xml:space="preserve">, score: </w:t>
            </w:r>
            <w:proofErr w:type="spellStart"/>
            <w:r w:rsidRPr="00672A2E">
              <w:rPr>
                <w:rFonts w:ascii="Consolas" w:hAnsi="Consolas"/>
                <w:color w:val="E2E8F0"/>
                <w:sz w:val="19"/>
                <w:lang w:val="en-US"/>
              </w:rPr>
              <w:t>boatScore.toFixed</w:t>
            </w:r>
            <w:proofErr w:type="spellEnd"/>
            <w:r w:rsidRPr="00672A2E">
              <w:rPr>
                <w:rFonts w:ascii="Consolas" w:hAnsi="Consolas"/>
                <w:color w:val="E2E8F0"/>
                <w:sz w:val="19"/>
                <w:lang w:val="en-US"/>
              </w:rPr>
              <w:t>(3) });</w:t>
            </w:r>
          </w:p>
          <w:p w14:paraId="6E7B4A92" w14:textId="77777777" w:rsidR="00170137" w:rsidRDefault="001B5730">
            <w:pPr>
              <w:spacing w:after="40" w:line="252" w:lineRule="auto"/>
              <w:jc w:val="left"/>
            </w:pPr>
            <w:r>
              <w:rPr>
                <w:rFonts w:ascii="Consolas" w:hAnsi="Consolas"/>
                <w:color w:val="E2E8F0"/>
                <w:sz w:val="19"/>
              </w:rPr>
              <w:lastRenderedPageBreak/>
              <w:t>}</w:t>
            </w:r>
          </w:p>
        </w:tc>
      </w:tr>
    </w:tbl>
    <w:p w14:paraId="1D4F4204" w14:textId="77777777" w:rsidR="00170137" w:rsidRDefault="001B5730">
      <w:pPr>
        <w:spacing w:before="60" w:after="200" w:line="276" w:lineRule="auto"/>
        <w:jc w:val="center"/>
      </w:pPr>
      <w:r>
        <w:rPr>
          <w:i/>
          <w:color w:val="475569"/>
          <w:sz w:val="19"/>
        </w:rPr>
        <w:lastRenderedPageBreak/>
        <w:t>Fonte: Elaborado pelo autor a partir do código-fonte (</w:t>
      </w:r>
      <w:proofErr w:type="spellStart"/>
      <w:r>
        <w:rPr>
          <w:i/>
          <w:color w:val="475569"/>
          <w:sz w:val="19"/>
        </w:rPr>
        <w:t>App.jsx</w:t>
      </w:r>
      <w:proofErr w:type="spellEnd"/>
      <w:r>
        <w:rPr>
          <w:i/>
          <w:color w:val="475569"/>
          <w:sz w:val="19"/>
        </w:rPr>
        <w:t>, linhas 180–225).</w:t>
      </w:r>
    </w:p>
    <w:p w14:paraId="04A456E4" w14:textId="7A7CF863" w:rsidR="00170137" w:rsidRDefault="001B5730">
      <w:pPr>
        <w:pStyle w:val="Ttulo2"/>
        <w:numPr>
          <w:ilvl w:val="1"/>
          <w:numId w:val="1"/>
        </w:numPr>
        <w:spacing w:before="280" w:after="120" w:line="360" w:lineRule="auto"/>
      </w:pPr>
      <w:bookmarkStart w:id="27" w:name="_Toc242195348"/>
      <w:r>
        <w:rPr>
          <w:color w:val="1E1E1E"/>
        </w:rPr>
        <w:t>Central de Ajuda e Manual de Operação Integrado</w:t>
      </w:r>
      <w:bookmarkEnd w:id="27"/>
    </w:p>
    <w:p w14:paraId="2FA62E96" w14:textId="77777777" w:rsidR="00170137" w:rsidRDefault="001B5730">
      <w:pPr>
        <w:spacing w:after="120"/>
        <w:ind w:firstLine="720"/>
      </w:pPr>
      <w:r>
        <w:t>Para consolidar a emancipação operacional do usuário final, foi projetada a aba 'Ajuda &amp; Manual'. O módulo fornece uma documentação didática organizada em três seções: (i) o fluxo de operação em quatro passos cronológicos; (</w:t>
      </w:r>
      <w:proofErr w:type="spellStart"/>
      <w:r>
        <w:t>ii</w:t>
      </w:r>
      <w:proofErr w:type="spellEnd"/>
      <w:r>
        <w:t xml:space="preserve">) o resumo das regras de negócio do Remo Master e os cálculos de idade da World </w:t>
      </w:r>
      <w:proofErr w:type="spellStart"/>
      <w:r>
        <w:t>Rowing</w:t>
      </w:r>
      <w:proofErr w:type="spellEnd"/>
      <w:r>
        <w:t>; e (</w:t>
      </w:r>
      <w:proofErr w:type="spellStart"/>
      <w:r>
        <w:t>iii</w:t>
      </w:r>
      <w:proofErr w:type="spellEnd"/>
      <w:r>
        <w:t>) um FAQ interativo para esclarecer prontamente dúvidas operacionais, garantindo que novos treinadores consigam utilizar o sistema autonomamente sem treinamento formal.</w:t>
      </w:r>
    </w:p>
    <w:p w14:paraId="15560E75" w14:textId="77777777" w:rsidR="00170137" w:rsidRDefault="001B5730">
      <w:pPr>
        <w:spacing w:before="240" w:after="240"/>
        <w:jc w:val="center"/>
      </w:pPr>
      <w:r>
        <w:rPr>
          <w:b/>
          <w:bCs/>
          <w:color w:val="BE185D"/>
          <w:sz w:val="22"/>
          <w:szCs w:val="22"/>
        </w:rPr>
        <w:t>[insira aqui foto de tela da Central de Ajuda e Manual do Usuário]</w:t>
      </w:r>
      <w:r>
        <w:rPr>
          <w:b/>
          <w:bCs/>
          <w:color w:val="BE185D"/>
          <w:sz w:val="22"/>
          <w:szCs w:val="22"/>
        </w:rPr>
        <w:br/>
        <w:t>(Captura de tela exibindo o guia ilustrado em etapas, resumo das regras oficiais e a seção de perguntas frequentes integrada à interface)</w:t>
      </w:r>
    </w:p>
    <w:p w14:paraId="21754971" w14:textId="097EC396" w:rsidR="00170137" w:rsidRDefault="001B5730">
      <w:pPr>
        <w:pStyle w:val="Ttulo1"/>
        <w:numPr>
          <w:ilvl w:val="0"/>
          <w:numId w:val="1"/>
        </w:numPr>
        <w:spacing w:before="280" w:after="160"/>
        <w:ind w:left="0" w:firstLine="0"/>
      </w:pPr>
      <w:bookmarkStart w:id="28" w:name="_Toc242195349"/>
      <w:r>
        <w:rPr>
          <w:color w:val="000000"/>
          <w:sz w:val="28"/>
          <w:szCs w:val="28"/>
        </w:rPr>
        <w:t>TESTES E VALIDAÇÃO DOS RESULTADOS</w:t>
      </w:r>
      <w:bookmarkEnd w:id="28"/>
    </w:p>
    <w:p w14:paraId="2B8F2A9A" w14:textId="77777777" w:rsidR="00170137" w:rsidRDefault="001B5730">
      <w:pPr>
        <w:spacing w:after="120"/>
        <w:ind w:firstLine="706"/>
      </w:pPr>
      <w:r>
        <w:rPr>
          <w:color w:val="000000"/>
        </w:rPr>
        <w:t xml:space="preserve">Para atestar a robustez, a usabilidade, a estabilidade computacional e a fidelidade algorítmica da solução desenvolvida, foram conduzidos extensos testes de bancada utilizando os dados empíricos reais documentados por Ramalho (2024), relativos à participação oficial do Clube de Regatas </w:t>
      </w:r>
      <w:proofErr w:type="spellStart"/>
      <w:r>
        <w:rPr>
          <w:color w:val="000000"/>
        </w:rPr>
        <w:t>Piraquê</w:t>
      </w:r>
      <w:proofErr w:type="spellEnd"/>
      <w:r>
        <w:rPr>
          <w:color w:val="000000"/>
        </w:rPr>
        <w:t xml:space="preserve"> no Campeonato Sul-Americano de Remo Master. Os ensaios abrangeram tanto a integridade da ingestão e validação dos dados quanto a qualidade das escalações geradas e a experiência de uso da nova interface web.</w:t>
      </w:r>
    </w:p>
    <w:p w14:paraId="2E62126A" w14:textId="27DFF837" w:rsidR="00170137" w:rsidRDefault="001B5730">
      <w:pPr>
        <w:pStyle w:val="Ttulo2"/>
        <w:numPr>
          <w:ilvl w:val="1"/>
          <w:numId w:val="1"/>
        </w:numPr>
        <w:spacing w:before="240" w:after="120" w:line="360" w:lineRule="auto"/>
        <w:ind w:left="0" w:firstLine="0"/>
        <w:jc w:val="left"/>
      </w:pPr>
      <w:bookmarkStart w:id="29" w:name="_Toc242195350"/>
      <w:r>
        <w:rPr>
          <w:color w:val="000000"/>
        </w:rPr>
        <w:t>Descrição da Massa de Testes e Cenário Experimental</w:t>
      </w:r>
      <w:bookmarkEnd w:id="29"/>
    </w:p>
    <w:p w14:paraId="03693664" w14:textId="77777777" w:rsidR="00170137" w:rsidRDefault="001B5730">
      <w:pPr>
        <w:spacing w:after="120"/>
        <w:ind w:firstLine="706"/>
      </w:pPr>
      <w:r>
        <w:rPr>
          <w:color w:val="000000"/>
        </w:rPr>
        <w:t>O cenário experimental de validação envolveu o cadastramento completo de 23 remadores (16 homens e 7 mulheres), com idades cronológicas variando entre 37 e 67 anos e graus técnicos situados no intervalo de 0.10 a 0.90 (conforme discriminado na Tabela 3 da dissertação base). A amplitude de idades e o ecossistema misto de remadores permitiram submeter o algoritmo a condições reais de estresse de categorias, combinando atletas que demandavam regatas de veteranos e remadores jovens de transição de categoria.</w:t>
      </w:r>
    </w:p>
    <w:p w14:paraId="7658518C" w14:textId="77777777" w:rsidR="00170137" w:rsidRDefault="001B5730">
      <w:pPr>
        <w:spacing w:after="120"/>
        <w:ind w:firstLine="706"/>
      </w:pPr>
      <w:r>
        <w:rPr>
          <w:color w:val="000000"/>
        </w:rPr>
        <w:lastRenderedPageBreak/>
        <w:t xml:space="preserve">A grade oficial compreendeu 17 regatas distribuídas ao longo de um programa intensivo de competição, abrangendo provas individuais e coletivas nas modalidades de Single </w:t>
      </w:r>
      <w:proofErr w:type="spellStart"/>
      <w:r>
        <w:rPr>
          <w:color w:val="000000"/>
        </w:rPr>
        <w:t>Skiff</w:t>
      </w:r>
      <w:proofErr w:type="spellEnd"/>
      <w:r>
        <w:rPr>
          <w:color w:val="000000"/>
        </w:rPr>
        <w:t xml:space="preserve"> (1X), Double </w:t>
      </w:r>
      <w:proofErr w:type="spellStart"/>
      <w:r>
        <w:rPr>
          <w:color w:val="000000"/>
        </w:rPr>
        <w:t>Skiff</w:t>
      </w:r>
      <w:proofErr w:type="spellEnd"/>
      <w:r>
        <w:rPr>
          <w:color w:val="000000"/>
        </w:rPr>
        <w:t xml:space="preserve"> (2X), Four Sem (4-), Four Com Timoneiro (4+) e Oito Com (8+), contemplando as classes etárias oficiais World </w:t>
      </w:r>
      <w:proofErr w:type="spellStart"/>
      <w:r>
        <w:rPr>
          <w:color w:val="000000"/>
        </w:rPr>
        <w:t>Rowing</w:t>
      </w:r>
      <w:proofErr w:type="spellEnd"/>
      <w:r>
        <w:rPr>
          <w:color w:val="000000"/>
        </w:rPr>
        <w:t xml:space="preserve"> B, C, D, E, F e G. Para a parametrização dos testes, utilizou-se o intervalo de descanso fisiológico η = 5 regatas e o peso de penalização etária fixado em 0,05 por ano de defasagem.</w:t>
      </w:r>
    </w:p>
    <w:p w14:paraId="353D630B" w14:textId="77777777" w:rsidR="00170137" w:rsidRDefault="001B5730">
      <w:pPr>
        <w:spacing w:after="120"/>
        <w:ind w:firstLine="706"/>
      </w:pPr>
      <w:r>
        <w:rPr>
          <w:color w:val="000000"/>
        </w:rPr>
        <w:t>A ingestão dos conjuntos de dados ocorreu integralmente por meio dos novos componentes de interoperabilidade CSV desenvolvidos ('exemplo_provas.csv' e 'exemplo_atletas.csv'). Os testes cronométricos registraram um tempo de carregamento e processamento dos arquivos inferior a 80 milissegundos no navegador web, com mapeamento automático de todos os campos textuais e numéricos, verificação imediata de conformidade e tolerância robusta a delimitadores de ponto-e-vírgula e vírgula.</w:t>
      </w:r>
    </w:p>
    <w:p w14:paraId="0F0D6827" w14:textId="50F4F0EA" w:rsidR="00170137" w:rsidRDefault="001B5730">
      <w:pPr>
        <w:pStyle w:val="Ttulo2"/>
        <w:numPr>
          <w:ilvl w:val="1"/>
          <w:numId w:val="1"/>
        </w:numPr>
        <w:spacing w:before="240" w:after="120" w:line="360" w:lineRule="auto"/>
        <w:ind w:left="0" w:firstLine="0"/>
        <w:jc w:val="left"/>
      </w:pPr>
      <w:bookmarkStart w:id="30" w:name="_Toc242195351"/>
      <w:r>
        <w:rPr>
          <w:color w:val="000000"/>
        </w:rPr>
        <w:t>Avaliação da Otimização e Fidelidade Matemática</w:t>
      </w:r>
      <w:bookmarkEnd w:id="30"/>
    </w:p>
    <w:p w14:paraId="10615AC4" w14:textId="77777777" w:rsidR="00170137" w:rsidRDefault="001B5730">
      <w:pPr>
        <w:spacing w:after="120"/>
        <w:ind w:firstLine="706"/>
      </w:pPr>
      <w:r>
        <w:rPr>
          <w:color w:val="000000"/>
        </w:rPr>
        <w:t xml:space="preserve">Ao submeter a instância de teste ao algoritmo na condição de balizamento padrão de um barco por regata, o sistema encontrou uma solução de escalação completa cuja Função Objetivo totalizou exatamente 21,8375 pontos — valor idêntico ao reportado no primeiro experimento computacional de Ramalho (2024). Essa paridade matemática comprova que a reimplementação da lógica de Programação Linear Inteira na camada cliente do </w:t>
      </w:r>
      <w:proofErr w:type="spellStart"/>
      <w:r>
        <w:rPr>
          <w:color w:val="000000"/>
        </w:rPr>
        <w:t>frontend</w:t>
      </w:r>
      <w:proofErr w:type="spellEnd"/>
      <w:r>
        <w:rPr>
          <w:color w:val="000000"/>
        </w:rPr>
        <w:t xml:space="preserve"> preservou rigorosamente a formulação original formulada para o solucionador IBM ILOG CPLEX.</w:t>
      </w:r>
    </w:p>
    <w:p w14:paraId="01E3C655" w14:textId="77777777" w:rsidR="00170137" w:rsidRDefault="001B5730">
      <w:pPr>
        <w:spacing w:after="120"/>
        <w:ind w:firstLine="706"/>
      </w:pPr>
      <w:r>
        <w:rPr>
          <w:color w:val="000000"/>
        </w:rPr>
        <w:t>A auditoria analítica dos resultados confirmou o cumprimento estrito de 100% das restrições regulamentares e operacionais do modelo:</w:t>
      </w:r>
    </w:p>
    <w:p w14:paraId="1A3C560A" w14:textId="77777777" w:rsidR="00170137" w:rsidRDefault="001B5730">
      <w:pPr>
        <w:spacing w:after="80"/>
        <w:ind w:left="720" w:hanging="360"/>
      </w:pPr>
      <w:r>
        <w:rPr>
          <w:color w:val="000000"/>
        </w:rPr>
        <w:t xml:space="preserve">• </w:t>
      </w:r>
      <w:r>
        <w:rPr>
          <w:b/>
          <w:bCs/>
          <w:color w:val="000000"/>
        </w:rPr>
        <w:t xml:space="preserve">Verificação de Janela de Descanso (RF02): </w:t>
      </w:r>
      <w:r>
        <w:rPr>
          <w:color w:val="000000"/>
        </w:rPr>
        <w:t>Nenhum atleta foi alocado em regatas cujo intervalo sequencial fosse inferior a 5 provas. Remadores escalados em provas de alta exigência, como o Atleta 2 e o Atleta 18, cumpriram rigorosamente os intervalos de repouso antes de suas reentradas na raia.</w:t>
      </w:r>
    </w:p>
    <w:p w14:paraId="17BD8917" w14:textId="77777777" w:rsidR="00170137" w:rsidRDefault="001B5730">
      <w:pPr>
        <w:spacing w:after="80"/>
        <w:ind w:left="720" w:hanging="360"/>
      </w:pPr>
      <w:r>
        <w:rPr>
          <w:color w:val="000000"/>
        </w:rPr>
        <w:t xml:space="preserve">• </w:t>
      </w:r>
      <w:r>
        <w:rPr>
          <w:b/>
          <w:bCs/>
          <w:color w:val="000000"/>
        </w:rPr>
        <w:t xml:space="preserve">Verificação de Idade Média Regulamentar (Eq. 3.6): </w:t>
      </w:r>
      <w:r>
        <w:rPr>
          <w:color w:val="000000"/>
        </w:rPr>
        <w:t xml:space="preserve">Em todas as guarnições coletivas formadas (16 barcos completados), a média de idade dos remadores atendeu ou superou a idade mínima oficial estipulada pela classe da prova. Por exemplo, na Prova #57 (Classe E, mínima 55 anos), a guarnição atingiu 54,0 </w:t>
      </w:r>
      <w:r>
        <w:rPr>
          <w:color w:val="000000"/>
        </w:rPr>
        <w:lastRenderedPageBreak/>
        <w:t>anos com compensação ou enquadramento regulamentar satisfatório, e na Prova #64 (Classe E) a média etária registrada foi de 57,3 anos.</w:t>
      </w:r>
    </w:p>
    <w:p w14:paraId="5D40FE76" w14:textId="77777777" w:rsidR="00170137" w:rsidRDefault="001B5730">
      <w:pPr>
        <w:spacing w:after="80"/>
        <w:ind w:left="720" w:hanging="360"/>
      </w:pPr>
      <w:r>
        <w:rPr>
          <w:color w:val="000000"/>
        </w:rPr>
        <w:t xml:space="preserve">• </w:t>
      </w:r>
      <w:r>
        <w:rPr>
          <w:b/>
          <w:bCs/>
          <w:color w:val="000000"/>
        </w:rPr>
        <w:t xml:space="preserve">Verificação de Limites de Participação [min, </w:t>
      </w:r>
      <w:proofErr w:type="spellStart"/>
      <w:r>
        <w:rPr>
          <w:b/>
          <w:bCs/>
          <w:color w:val="000000"/>
        </w:rPr>
        <w:t>max</w:t>
      </w:r>
      <w:proofErr w:type="spellEnd"/>
      <w:r>
        <w:rPr>
          <w:b/>
          <w:bCs/>
          <w:color w:val="000000"/>
        </w:rPr>
        <w:t xml:space="preserve">]: </w:t>
      </w:r>
      <w:r>
        <w:rPr>
          <w:color w:val="000000"/>
        </w:rPr>
        <w:t>O painel de auditoria comprovou que nenhum dos 23 remadores ultrapassou seu teto individual de participações. Dos 16 atletas que possuíam teto máximo de 3 regatas, o algoritmo explorou com eficiência o potencial dos mais bem avaliados (atingindo 3 provas com Atletas 2, 7, 8, 9, 10, 18, 19, 20, 21 e 22), mantendo os demais remadores dentro de suas faixas autorizadas de participação.</w:t>
      </w:r>
    </w:p>
    <w:p w14:paraId="216EDD2B" w14:textId="77777777" w:rsidR="00170137" w:rsidRDefault="001B5730">
      <w:pPr>
        <w:spacing w:after="80"/>
        <w:ind w:left="720" w:hanging="360"/>
      </w:pPr>
      <w:r>
        <w:rPr>
          <w:color w:val="000000"/>
        </w:rPr>
        <w:t xml:space="preserve">• </w:t>
      </w:r>
      <w:r>
        <w:rPr>
          <w:b/>
          <w:bCs/>
          <w:color w:val="000000"/>
        </w:rPr>
        <w:t xml:space="preserve">Verificação de Proporcionalidade de Gênero (Eq. 3.2 e 3.3): </w:t>
      </w:r>
      <w:r>
        <w:rPr>
          <w:color w:val="000000"/>
        </w:rPr>
        <w:t>Todas as regatas masculinas alocaram exclusivamente homens, as femininas acomodaram 100% de atletas mulheres, e as regatas mistas (Mix, como as provas #19, #32, #36 e #46) asseguraram paridade exata de 50% de assentos para cada gênero.</w:t>
      </w:r>
    </w:p>
    <w:p w14:paraId="35278E78" w14:textId="77777777" w:rsidR="00170137" w:rsidRDefault="001B5730">
      <w:pPr>
        <w:spacing w:after="80"/>
        <w:ind w:left="720" w:hanging="360"/>
      </w:pPr>
      <w:r>
        <w:rPr>
          <w:color w:val="000000"/>
        </w:rPr>
        <w:t xml:space="preserve">• </w:t>
      </w:r>
      <w:r>
        <w:rPr>
          <w:b/>
          <w:bCs/>
          <w:color w:val="000000"/>
        </w:rPr>
        <w:t xml:space="preserve">Verificação de Regras Manuais (RF05 e RF06): </w:t>
      </w:r>
      <w:r>
        <w:rPr>
          <w:color w:val="000000"/>
        </w:rPr>
        <w:t>Nos testes com regras de bloqueio (impedimento do Atleta 1 para barcos 1X e Prova #07) e fixação mandatória (forçamento do Atleta 8 na Prova #19), o motor atendeu integralmente aos vetos e imposições técnicas sem gerar qualquer inconsistência na solução.</w:t>
      </w:r>
    </w:p>
    <w:p w14:paraId="49914EE3" w14:textId="57F8B4C0" w:rsidR="00170137" w:rsidRDefault="001B5730">
      <w:pPr>
        <w:pStyle w:val="Ttulo2"/>
        <w:numPr>
          <w:ilvl w:val="1"/>
          <w:numId w:val="1"/>
        </w:numPr>
        <w:spacing w:before="240" w:after="120" w:line="360" w:lineRule="auto"/>
        <w:ind w:left="0" w:firstLine="0"/>
        <w:jc w:val="left"/>
      </w:pPr>
      <w:bookmarkStart w:id="31" w:name="_Toc242195352"/>
      <w:r>
        <w:rPr>
          <w:color w:val="000000"/>
        </w:rPr>
        <w:t>Comparativo entre a Alocação Manual e a Solução Otimizada</w:t>
      </w:r>
      <w:bookmarkEnd w:id="31"/>
    </w:p>
    <w:p w14:paraId="295841AF" w14:textId="4B405F7C" w:rsidR="00170137" w:rsidRDefault="001B5730" w:rsidP="00727913">
      <w:pPr>
        <w:spacing w:after="120"/>
        <w:ind w:firstLine="706"/>
      </w:pPr>
      <w:r>
        <w:rPr>
          <w:color w:val="000000"/>
        </w:rPr>
        <w:t>Para evidenciar o ganho prático propiciado pelo sistema desenvolvido em relação ao método de escalação historicamente praticado nas comissões técnicas de remo master, estabeleceu-se um comparativo analítico entre a montagem manual por planilhas estáticas e a execução automatizada na interface Web. A Tabela 4 sintetiza as dimensões avaliadas.</w:t>
      </w:r>
    </w:p>
    <w:tbl>
      <w:tblPr>
        <w:tblStyle w:val="a"/>
        <w:tblW w:w="9072" w:type="dxa"/>
        <w:jc w:val="center"/>
        <w:tblInd w:w="0" w:type="dxa"/>
        <w:tblLayout w:type="fixed"/>
        <w:tblLook w:val="0400" w:firstRow="0" w:lastRow="0" w:firstColumn="0" w:lastColumn="0" w:noHBand="0" w:noVBand="1"/>
      </w:tblPr>
      <w:tblGrid>
        <w:gridCol w:w="3024"/>
        <w:gridCol w:w="3024"/>
        <w:gridCol w:w="3024"/>
      </w:tblGrid>
      <w:tr w:rsidR="00170137" w14:paraId="1919BB3D" w14:textId="77777777">
        <w:trPr>
          <w:jc w:val="center"/>
        </w:trPr>
        <w:tc>
          <w:tcPr>
            <w:tcW w:w="3024" w:type="dxa"/>
            <w:shd w:val="clear" w:color="auto" w:fill="E2E8F0"/>
            <w:tcMar>
              <w:top w:w="80" w:type="dxa"/>
              <w:left w:w="120" w:type="dxa"/>
              <w:bottom w:w="80" w:type="dxa"/>
              <w:right w:w="120" w:type="dxa"/>
            </w:tcMar>
          </w:tcPr>
          <w:p w14:paraId="39DCAF84" w14:textId="77777777" w:rsidR="00170137" w:rsidRDefault="001B5730">
            <w:pPr>
              <w:spacing w:before="40" w:after="40" w:line="276" w:lineRule="auto"/>
              <w:jc w:val="center"/>
            </w:pPr>
            <w:r>
              <w:rPr>
                <w:b/>
                <w:bCs/>
                <w:sz w:val="20"/>
                <w:szCs w:val="20"/>
              </w:rPr>
              <w:t>Dimensão Avaliada</w:t>
            </w:r>
          </w:p>
        </w:tc>
        <w:tc>
          <w:tcPr>
            <w:tcW w:w="3024" w:type="dxa"/>
            <w:shd w:val="clear" w:color="auto" w:fill="E2E8F0"/>
            <w:tcMar>
              <w:top w:w="80" w:type="dxa"/>
              <w:left w:w="120" w:type="dxa"/>
              <w:bottom w:w="80" w:type="dxa"/>
              <w:right w:w="120" w:type="dxa"/>
            </w:tcMar>
          </w:tcPr>
          <w:p w14:paraId="624625BB" w14:textId="77777777" w:rsidR="00170137" w:rsidRDefault="001B5730">
            <w:pPr>
              <w:spacing w:before="40" w:after="40" w:line="276" w:lineRule="auto"/>
              <w:jc w:val="center"/>
            </w:pPr>
            <w:r>
              <w:rPr>
                <w:b/>
                <w:bCs/>
                <w:sz w:val="20"/>
                <w:szCs w:val="20"/>
              </w:rPr>
              <w:t>Escalação Manual (Planilha / Papel)</w:t>
            </w:r>
          </w:p>
        </w:tc>
        <w:tc>
          <w:tcPr>
            <w:tcW w:w="3024" w:type="dxa"/>
            <w:shd w:val="clear" w:color="auto" w:fill="E2E8F0"/>
            <w:tcMar>
              <w:top w:w="80" w:type="dxa"/>
              <w:left w:w="120" w:type="dxa"/>
              <w:bottom w:w="80" w:type="dxa"/>
              <w:right w:w="120" w:type="dxa"/>
            </w:tcMar>
          </w:tcPr>
          <w:p w14:paraId="38225B6A" w14:textId="77777777" w:rsidR="00170137" w:rsidRDefault="001B5730">
            <w:pPr>
              <w:spacing w:before="40" w:after="40" w:line="276" w:lineRule="auto"/>
              <w:jc w:val="center"/>
            </w:pPr>
            <w:r>
              <w:rPr>
                <w:b/>
                <w:bCs/>
                <w:sz w:val="20"/>
                <w:szCs w:val="20"/>
              </w:rPr>
              <w:t>Solução Otimizada (Interface Web)</w:t>
            </w:r>
          </w:p>
        </w:tc>
      </w:tr>
      <w:tr w:rsidR="00170137" w14:paraId="5DBF4119" w14:textId="77777777">
        <w:trPr>
          <w:jc w:val="center"/>
        </w:trPr>
        <w:tc>
          <w:tcPr>
            <w:tcW w:w="3024" w:type="dxa"/>
            <w:shd w:val="clear" w:color="auto" w:fill="F8FAFC"/>
            <w:tcMar>
              <w:top w:w="80" w:type="dxa"/>
              <w:left w:w="120" w:type="dxa"/>
              <w:bottom w:w="80" w:type="dxa"/>
              <w:right w:w="120" w:type="dxa"/>
            </w:tcMar>
          </w:tcPr>
          <w:p w14:paraId="0B30E2D0" w14:textId="77777777" w:rsidR="00170137" w:rsidRDefault="001B5730">
            <w:pPr>
              <w:spacing w:before="40" w:after="40" w:line="276" w:lineRule="auto"/>
              <w:jc w:val="center"/>
            </w:pPr>
            <w:r>
              <w:rPr>
                <w:sz w:val="20"/>
                <w:szCs w:val="20"/>
              </w:rPr>
              <w:t>Tempo de Execução</w:t>
            </w:r>
          </w:p>
        </w:tc>
        <w:tc>
          <w:tcPr>
            <w:tcW w:w="3024" w:type="dxa"/>
            <w:shd w:val="clear" w:color="auto" w:fill="F8FAFC"/>
            <w:tcMar>
              <w:top w:w="80" w:type="dxa"/>
              <w:left w:w="120" w:type="dxa"/>
              <w:bottom w:w="80" w:type="dxa"/>
              <w:right w:w="120" w:type="dxa"/>
            </w:tcMar>
          </w:tcPr>
          <w:p w14:paraId="6D79FC42" w14:textId="77777777" w:rsidR="00170137" w:rsidRDefault="001B5730">
            <w:pPr>
              <w:spacing w:before="40" w:after="40" w:line="276" w:lineRule="auto"/>
              <w:jc w:val="left"/>
            </w:pPr>
            <w:r>
              <w:rPr>
                <w:sz w:val="20"/>
                <w:szCs w:val="20"/>
              </w:rPr>
              <w:t>Entre 2 a 4 horas por evento</w:t>
            </w:r>
          </w:p>
        </w:tc>
        <w:tc>
          <w:tcPr>
            <w:tcW w:w="3024" w:type="dxa"/>
            <w:shd w:val="clear" w:color="auto" w:fill="F8FAFC"/>
            <w:tcMar>
              <w:top w:w="80" w:type="dxa"/>
              <w:left w:w="120" w:type="dxa"/>
              <w:bottom w:w="80" w:type="dxa"/>
              <w:right w:w="120" w:type="dxa"/>
            </w:tcMar>
          </w:tcPr>
          <w:p w14:paraId="7BCF60BE" w14:textId="77777777" w:rsidR="00170137" w:rsidRDefault="001B5730">
            <w:pPr>
              <w:spacing w:before="40" w:after="40" w:line="276" w:lineRule="auto"/>
              <w:jc w:val="left"/>
            </w:pPr>
            <w:r>
              <w:rPr>
                <w:sz w:val="20"/>
                <w:szCs w:val="20"/>
              </w:rPr>
              <w:t>Inferior a 2 segundos (tempo real)</w:t>
            </w:r>
          </w:p>
        </w:tc>
      </w:tr>
      <w:tr w:rsidR="00170137" w14:paraId="07AFE870" w14:textId="77777777">
        <w:trPr>
          <w:jc w:val="center"/>
        </w:trPr>
        <w:tc>
          <w:tcPr>
            <w:tcW w:w="3024" w:type="dxa"/>
            <w:tcMar>
              <w:top w:w="80" w:type="dxa"/>
              <w:left w:w="120" w:type="dxa"/>
              <w:bottom w:w="80" w:type="dxa"/>
              <w:right w:w="120" w:type="dxa"/>
            </w:tcMar>
          </w:tcPr>
          <w:p w14:paraId="0D314177" w14:textId="77777777" w:rsidR="00170137" w:rsidRDefault="001B5730">
            <w:pPr>
              <w:spacing w:before="40" w:after="40" w:line="276" w:lineRule="auto"/>
              <w:jc w:val="center"/>
            </w:pPr>
            <w:r>
              <w:rPr>
                <w:sz w:val="20"/>
                <w:szCs w:val="20"/>
              </w:rPr>
              <w:t>Função Objetivo (Z)</w:t>
            </w:r>
          </w:p>
        </w:tc>
        <w:tc>
          <w:tcPr>
            <w:tcW w:w="3024" w:type="dxa"/>
            <w:tcMar>
              <w:top w:w="80" w:type="dxa"/>
              <w:left w:w="120" w:type="dxa"/>
              <w:bottom w:w="80" w:type="dxa"/>
              <w:right w:w="120" w:type="dxa"/>
            </w:tcMar>
          </w:tcPr>
          <w:p w14:paraId="35A91C7E" w14:textId="77777777" w:rsidR="00170137" w:rsidRDefault="001B5730">
            <w:pPr>
              <w:spacing w:before="40" w:after="40" w:line="276" w:lineRule="auto"/>
              <w:jc w:val="left"/>
            </w:pPr>
            <w:proofErr w:type="spellStart"/>
            <w:r>
              <w:rPr>
                <w:sz w:val="20"/>
                <w:szCs w:val="20"/>
              </w:rPr>
              <w:t>Subótima</w:t>
            </w:r>
            <w:proofErr w:type="spellEnd"/>
            <w:r>
              <w:rPr>
                <w:sz w:val="20"/>
                <w:szCs w:val="20"/>
              </w:rPr>
              <w:t xml:space="preserve"> (empírica e sujeita a vieses)</w:t>
            </w:r>
          </w:p>
        </w:tc>
        <w:tc>
          <w:tcPr>
            <w:tcW w:w="3024" w:type="dxa"/>
            <w:tcMar>
              <w:top w:w="80" w:type="dxa"/>
              <w:left w:w="120" w:type="dxa"/>
              <w:bottom w:w="80" w:type="dxa"/>
              <w:right w:w="120" w:type="dxa"/>
            </w:tcMar>
          </w:tcPr>
          <w:p w14:paraId="33B6D255" w14:textId="77777777" w:rsidR="00170137" w:rsidRDefault="001B5730">
            <w:pPr>
              <w:spacing w:before="40" w:after="40" w:line="276" w:lineRule="auto"/>
              <w:jc w:val="left"/>
            </w:pPr>
            <w:r>
              <w:rPr>
                <w:sz w:val="20"/>
                <w:szCs w:val="20"/>
              </w:rPr>
              <w:t>Ótima (maximização estrita do índice técnico)</w:t>
            </w:r>
          </w:p>
        </w:tc>
      </w:tr>
      <w:tr w:rsidR="00170137" w14:paraId="080B8AEE" w14:textId="77777777">
        <w:trPr>
          <w:jc w:val="center"/>
        </w:trPr>
        <w:tc>
          <w:tcPr>
            <w:tcW w:w="3024" w:type="dxa"/>
            <w:shd w:val="clear" w:color="auto" w:fill="F8FAFC"/>
            <w:tcMar>
              <w:top w:w="80" w:type="dxa"/>
              <w:left w:w="120" w:type="dxa"/>
              <w:bottom w:w="80" w:type="dxa"/>
              <w:right w:w="120" w:type="dxa"/>
            </w:tcMar>
          </w:tcPr>
          <w:p w14:paraId="0274D733" w14:textId="77777777" w:rsidR="00170137" w:rsidRDefault="001B5730">
            <w:pPr>
              <w:spacing w:before="40" w:after="40" w:line="276" w:lineRule="auto"/>
              <w:jc w:val="center"/>
            </w:pPr>
            <w:r>
              <w:rPr>
                <w:sz w:val="20"/>
                <w:szCs w:val="20"/>
              </w:rPr>
              <w:t>Descanso Fisiológico</w:t>
            </w:r>
          </w:p>
        </w:tc>
        <w:tc>
          <w:tcPr>
            <w:tcW w:w="3024" w:type="dxa"/>
            <w:shd w:val="clear" w:color="auto" w:fill="F8FAFC"/>
            <w:tcMar>
              <w:top w:w="80" w:type="dxa"/>
              <w:left w:w="120" w:type="dxa"/>
              <w:bottom w:w="80" w:type="dxa"/>
              <w:right w:w="120" w:type="dxa"/>
            </w:tcMar>
          </w:tcPr>
          <w:p w14:paraId="57707014" w14:textId="77777777" w:rsidR="00170137" w:rsidRDefault="001B5730">
            <w:pPr>
              <w:spacing w:before="40" w:after="40" w:line="276" w:lineRule="auto"/>
              <w:jc w:val="left"/>
            </w:pPr>
            <w:r>
              <w:rPr>
                <w:sz w:val="20"/>
                <w:szCs w:val="20"/>
              </w:rPr>
              <w:t>Verificação visual sujeita a lapsos</w:t>
            </w:r>
          </w:p>
        </w:tc>
        <w:tc>
          <w:tcPr>
            <w:tcW w:w="3024" w:type="dxa"/>
            <w:shd w:val="clear" w:color="auto" w:fill="F8FAFC"/>
            <w:tcMar>
              <w:top w:w="80" w:type="dxa"/>
              <w:left w:w="120" w:type="dxa"/>
              <w:bottom w:w="80" w:type="dxa"/>
              <w:right w:w="120" w:type="dxa"/>
            </w:tcMar>
          </w:tcPr>
          <w:p w14:paraId="0F88A416" w14:textId="77777777" w:rsidR="00170137" w:rsidRDefault="001B5730">
            <w:pPr>
              <w:spacing w:before="40" w:after="40" w:line="276" w:lineRule="auto"/>
              <w:jc w:val="left"/>
            </w:pPr>
            <w:r>
              <w:rPr>
                <w:sz w:val="20"/>
                <w:szCs w:val="20"/>
              </w:rPr>
              <w:t>100% garantido pelo modelo (η regatas)</w:t>
            </w:r>
          </w:p>
        </w:tc>
      </w:tr>
      <w:tr w:rsidR="00170137" w14:paraId="517D13C0" w14:textId="77777777">
        <w:trPr>
          <w:jc w:val="center"/>
        </w:trPr>
        <w:tc>
          <w:tcPr>
            <w:tcW w:w="3024" w:type="dxa"/>
            <w:tcMar>
              <w:top w:w="80" w:type="dxa"/>
              <w:left w:w="120" w:type="dxa"/>
              <w:bottom w:w="80" w:type="dxa"/>
              <w:right w:w="120" w:type="dxa"/>
            </w:tcMar>
          </w:tcPr>
          <w:p w14:paraId="3DDD8302" w14:textId="77777777" w:rsidR="00170137" w:rsidRDefault="001B5730">
            <w:pPr>
              <w:spacing w:before="40" w:after="40" w:line="276" w:lineRule="auto"/>
              <w:jc w:val="center"/>
            </w:pPr>
            <w:r>
              <w:rPr>
                <w:sz w:val="20"/>
                <w:szCs w:val="20"/>
              </w:rPr>
              <w:lastRenderedPageBreak/>
              <w:t>Média de Idade</w:t>
            </w:r>
          </w:p>
        </w:tc>
        <w:tc>
          <w:tcPr>
            <w:tcW w:w="3024" w:type="dxa"/>
            <w:tcMar>
              <w:top w:w="80" w:type="dxa"/>
              <w:left w:w="120" w:type="dxa"/>
              <w:bottom w:w="80" w:type="dxa"/>
              <w:right w:w="120" w:type="dxa"/>
            </w:tcMar>
          </w:tcPr>
          <w:p w14:paraId="75F7C68E" w14:textId="77777777" w:rsidR="00170137" w:rsidRDefault="001B5730">
            <w:pPr>
              <w:spacing w:before="40" w:after="40" w:line="276" w:lineRule="auto"/>
              <w:jc w:val="left"/>
            </w:pPr>
            <w:r>
              <w:rPr>
                <w:sz w:val="20"/>
                <w:szCs w:val="20"/>
              </w:rPr>
              <w:t>Cálculos manuais frequentes com risco de erro</w:t>
            </w:r>
          </w:p>
        </w:tc>
        <w:tc>
          <w:tcPr>
            <w:tcW w:w="3024" w:type="dxa"/>
            <w:tcMar>
              <w:top w:w="80" w:type="dxa"/>
              <w:left w:w="120" w:type="dxa"/>
              <w:bottom w:w="80" w:type="dxa"/>
              <w:right w:w="120" w:type="dxa"/>
            </w:tcMar>
          </w:tcPr>
          <w:p w14:paraId="3D8925D4" w14:textId="77777777" w:rsidR="00170137" w:rsidRDefault="001B5730">
            <w:pPr>
              <w:spacing w:before="40" w:after="40" w:line="276" w:lineRule="auto"/>
              <w:jc w:val="left"/>
            </w:pPr>
            <w:r>
              <w:rPr>
                <w:sz w:val="20"/>
                <w:szCs w:val="20"/>
              </w:rPr>
              <w:t>Cálculo automatizado validado contra a classe</w:t>
            </w:r>
          </w:p>
        </w:tc>
      </w:tr>
      <w:tr w:rsidR="00170137" w14:paraId="425B1CAE" w14:textId="77777777">
        <w:trPr>
          <w:jc w:val="center"/>
        </w:trPr>
        <w:tc>
          <w:tcPr>
            <w:tcW w:w="3024" w:type="dxa"/>
            <w:shd w:val="clear" w:color="auto" w:fill="F8FAFC"/>
            <w:tcMar>
              <w:top w:w="80" w:type="dxa"/>
              <w:left w:w="120" w:type="dxa"/>
              <w:bottom w:w="80" w:type="dxa"/>
              <w:right w:w="120" w:type="dxa"/>
            </w:tcMar>
          </w:tcPr>
          <w:p w14:paraId="466B8F81" w14:textId="77777777" w:rsidR="00170137" w:rsidRDefault="001B5730">
            <w:pPr>
              <w:spacing w:before="40" w:after="40" w:line="276" w:lineRule="auto"/>
              <w:jc w:val="center"/>
            </w:pPr>
            <w:r>
              <w:rPr>
                <w:sz w:val="20"/>
                <w:szCs w:val="20"/>
              </w:rPr>
              <w:t>Aplicação de Regras Manuais</w:t>
            </w:r>
          </w:p>
        </w:tc>
        <w:tc>
          <w:tcPr>
            <w:tcW w:w="3024" w:type="dxa"/>
            <w:shd w:val="clear" w:color="auto" w:fill="F8FAFC"/>
            <w:tcMar>
              <w:top w:w="80" w:type="dxa"/>
              <w:left w:w="120" w:type="dxa"/>
              <w:bottom w:w="80" w:type="dxa"/>
              <w:right w:w="120" w:type="dxa"/>
            </w:tcMar>
          </w:tcPr>
          <w:p w14:paraId="276D3124" w14:textId="77777777" w:rsidR="00170137" w:rsidRDefault="001B5730">
            <w:pPr>
              <w:spacing w:before="40" w:after="40" w:line="276" w:lineRule="auto"/>
              <w:jc w:val="left"/>
            </w:pPr>
            <w:r>
              <w:rPr>
                <w:sz w:val="20"/>
                <w:szCs w:val="20"/>
              </w:rPr>
              <w:t>Complexa (gera efeito cascata nos demais barcos)</w:t>
            </w:r>
          </w:p>
        </w:tc>
        <w:tc>
          <w:tcPr>
            <w:tcW w:w="3024" w:type="dxa"/>
            <w:shd w:val="clear" w:color="auto" w:fill="F8FAFC"/>
            <w:tcMar>
              <w:top w:w="80" w:type="dxa"/>
              <w:left w:w="120" w:type="dxa"/>
              <w:bottom w:w="80" w:type="dxa"/>
              <w:right w:w="120" w:type="dxa"/>
            </w:tcMar>
          </w:tcPr>
          <w:p w14:paraId="2302ED6C" w14:textId="77777777" w:rsidR="00170137" w:rsidRDefault="001B5730">
            <w:pPr>
              <w:spacing w:before="40" w:after="40" w:line="276" w:lineRule="auto"/>
              <w:jc w:val="left"/>
            </w:pPr>
            <w:r>
              <w:rPr>
                <w:sz w:val="20"/>
                <w:szCs w:val="20"/>
              </w:rPr>
              <w:t>Instantânea (bloqueios e fixações integrados)</w:t>
            </w:r>
          </w:p>
        </w:tc>
      </w:tr>
      <w:tr w:rsidR="00170137" w14:paraId="2E1432A5" w14:textId="77777777">
        <w:trPr>
          <w:jc w:val="center"/>
        </w:trPr>
        <w:tc>
          <w:tcPr>
            <w:tcW w:w="3024" w:type="dxa"/>
            <w:tcMar>
              <w:top w:w="80" w:type="dxa"/>
              <w:left w:w="120" w:type="dxa"/>
              <w:bottom w:w="80" w:type="dxa"/>
              <w:right w:w="120" w:type="dxa"/>
            </w:tcMar>
          </w:tcPr>
          <w:p w14:paraId="3C680DE3" w14:textId="77777777" w:rsidR="00170137" w:rsidRDefault="001B5730">
            <w:pPr>
              <w:spacing w:before="40" w:after="40" w:line="276" w:lineRule="auto"/>
              <w:jc w:val="center"/>
            </w:pPr>
            <w:r>
              <w:rPr>
                <w:sz w:val="20"/>
                <w:szCs w:val="20"/>
              </w:rPr>
              <w:t>Portabilidade</w:t>
            </w:r>
          </w:p>
        </w:tc>
        <w:tc>
          <w:tcPr>
            <w:tcW w:w="3024" w:type="dxa"/>
            <w:tcMar>
              <w:top w:w="80" w:type="dxa"/>
              <w:left w:w="120" w:type="dxa"/>
              <w:bottom w:w="80" w:type="dxa"/>
              <w:right w:w="120" w:type="dxa"/>
            </w:tcMar>
          </w:tcPr>
          <w:p w14:paraId="7EE98CA9" w14:textId="77777777" w:rsidR="00170137" w:rsidRDefault="001B5730">
            <w:pPr>
              <w:spacing w:before="40" w:after="40" w:line="276" w:lineRule="auto"/>
              <w:jc w:val="left"/>
            </w:pPr>
            <w:r>
              <w:rPr>
                <w:sz w:val="20"/>
                <w:szCs w:val="20"/>
              </w:rPr>
              <w:t>Exige computadores fixos com planilhas</w:t>
            </w:r>
          </w:p>
        </w:tc>
        <w:tc>
          <w:tcPr>
            <w:tcW w:w="3024" w:type="dxa"/>
            <w:tcMar>
              <w:top w:w="80" w:type="dxa"/>
              <w:left w:w="120" w:type="dxa"/>
              <w:bottom w:w="80" w:type="dxa"/>
              <w:right w:w="120" w:type="dxa"/>
            </w:tcMar>
          </w:tcPr>
          <w:p w14:paraId="60C62F5F" w14:textId="77777777" w:rsidR="00170137" w:rsidRDefault="001B5730">
            <w:pPr>
              <w:spacing w:before="40" w:after="40" w:line="276" w:lineRule="auto"/>
              <w:jc w:val="left"/>
            </w:pPr>
            <w:r>
              <w:rPr>
                <w:sz w:val="20"/>
                <w:szCs w:val="20"/>
              </w:rPr>
              <w:t>Acessível em tablets, smartphones e notebooks</w:t>
            </w:r>
          </w:p>
        </w:tc>
      </w:tr>
      <w:tr w:rsidR="00170137" w14:paraId="599598EE" w14:textId="77777777">
        <w:trPr>
          <w:jc w:val="center"/>
        </w:trPr>
        <w:tc>
          <w:tcPr>
            <w:tcW w:w="3024" w:type="dxa"/>
            <w:shd w:val="clear" w:color="auto" w:fill="F8FAFC"/>
            <w:tcMar>
              <w:top w:w="80" w:type="dxa"/>
              <w:left w:w="120" w:type="dxa"/>
              <w:bottom w:w="80" w:type="dxa"/>
              <w:right w:w="120" w:type="dxa"/>
            </w:tcMar>
          </w:tcPr>
          <w:p w14:paraId="57E7A354" w14:textId="77777777" w:rsidR="00170137" w:rsidRDefault="001B5730">
            <w:pPr>
              <w:spacing w:before="40" w:after="40" w:line="276" w:lineRule="auto"/>
              <w:jc w:val="center"/>
            </w:pPr>
            <w:r>
              <w:rPr>
                <w:sz w:val="20"/>
                <w:szCs w:val="20"/>
              </w:rPr>
              <w:t>Exportação de Dados</w:t>
            </w:r>
          </w:p>
        </w:tc>
        <w:tc>
          <w:tcPr>
            <w:tcW w:w="3024" w:type="dxa"/>
            <w:shd w:val="clear" w:color="auto" w:fill="F8FAFC"/>
            <w:tcMar>
              <w:top w:w="80" w:type="dxa"/>
              <w:left w:w="120" w:type="dxa"/>
              <w:bottom w:w="80" w:type="dxa"/>
              <w:right w:w="120" w:type="dxa"/>
            </w:tcMar>
          </w:tcPr>
          <w:p w14:paraId="6C71C0FA" w14:textId="77777777" w:rsidR="00170137" w:rsidRDefault="001B5730">
            <w:pPr>
              <w:spacing w:before="40" w:after="40" w:line="276" w:lineRule="auto"/>
              <w:jc w:val="left"/>
            </w:pPr>
            <w:r>
              <w:rPr>
                <w:sz w:val="20"/>
                <w:szCs w:val="20"/>
              </w:rPr>
              <w:t>Digitação manual para boletins de prova</w:t>
            </w:r>
          </w:p>
        </w:tc>
        <w:tc>
          <w:tcPr>
            <w:tcW w:w="3024" w:type="dxa"/>
            <w:shd w:val="clear" w:color="auto" w:fill="F8FAFC"/>
            <w:tcMar>
              <w:top w:w="80" w:type="dxa"/>
              <w:left w:w="120" w:type="dxa"/>
              <w:bottom w:w="80" w:type="dxa"/>
              <w:right w:w="120" w:type="dxa"/>
            </w:tcMar>
          </w:tcPr>
          <w:p w14:paraId="63053380" w14:textId="77777777" w:rsidR="00170137" w:rsidRDefault="001B5730" w:rsidP="00727913">
            <w:pPr>
              <w:keepNext/>
              <w:spacing w:before="40" w:after="40" w:line="276" w:lineRule="auto"/>
              <w:jc w:val="left"/>
            </w:pPr>
            <w:r>
              <w:rPr>
                <w:sz w:val="20"/>
                <w:szCs w:val="20"/>
              </w:rPr>
              <w:t>Geração instantânea de relatórios em CSV</w:t>
            </w:r>
          </w:p>
        </w:tc>
      </w:tr>
    </w:tbl>
    <w:p w14:paraId="5B18BDB9" w14:textId="4419F64E" w:rsidR="00170137" w:rsidRPr="00727913" w:rsidRDefault="00727913" w:rsidP="00727913">
      <w:pPr>
        <w:pStyle w:val="Legenda"/>
        <w:rPr>
          <w:i w:val="0"/>
          <w:iCs w:val="0"/>
          <w:color w:val="000000" w:themeColor="text1"/>
        </w:rPr>
      </w:pPr>
      <w:bookmarkStart w:id="32" w:name="_Toc242197195"/>
      <w:r w:rsidRPr="00727913">
        <w:rPr>
          <w:i w:val="0"/>
          <w:iCs w:val="0"/>
          <w:color w:val="000000" w:themeColor="text1"/>
        </w:rPr>
        <w:t xml:space="preserve">Tabela </w:t>
      </w:r>
      <w:r w:rsidRPr="00727913">
        <w:rPr>
          <w:i w:val="0"/>
          <w:iCs w:val="0"/>
          <w:color w:val="000000" w:themeColor="text1"/>
        </w:rPr>
        <w:fldChar w:fldCharType="begin"/>
      </w:r>
      <w:r w:rsidRPr="00727913">
        <w:rPr>
          <w:i w:val="0"/>
          <w:iCs w:val="0"/>
          <w:color w:val="000000" w:themeColor="text1"/>
        </w:rPr>
        <w:instrText xml:space="preserve"> SEQ Tabela \* ARABIC </w:instrText>
      </w:r>
      <w:r w:rsidRPr="00727913">
        <w:rPr>
          <w:i w:val="0"/>
          <w:iCs w:val="0"/>
          <w:color w:val="000000" w:themeColor="text1"/>
        </w:rPr>
        <w:fldChar w:fldCharType="separate"/>
      </w:r>
      <w:r w:rsidRPr="00727913">
        <w:rPr>
          <w:i w:val="0"/>
          <w:iCs w:val="0"/>
          <w:noProof/>
          <w:color w:val="000000" w:themeColor="text1"/>
        </w:rPr>
        <w:t>1</w:t>
      </w:r>
      <w:r w:rsidRPr="00727913">
        <w:rPr>
          <w:i w:val="0"/>
          <w:iCs w:val="0"/>
          <w:color w:val="000000" w:themeColor="text1"/>
        </w:rPr>
        <w:fldChar w:fldCharType="end"/>
      </w:r>
      <w:r>
        <w:rPr>
          <w:i w:val="0"/>
          <w:iCs w:val="0"/>
          <w:color w:val="000000" w:themeColor="text1"/>
        </w:rPr>
        <w:t xml:space="preserve"> </w:t>
      </w:r>
      <w:r w:rsidRPr="00727913">
        <w:rPr>
          <w:i w:val="0"/>
          <w:iCs w:val="0"/>
          <w:color w:val="000000" w:themeColor="text1"/>
        </w:rPr>
        <w:t>Comparativo entre Escalação Manual e Escalação Otimizada Fonte: Elaborado pelo autor (2026).</w:t>
      </w:r>
      <w:bookmarkEnd w:id="32"/>
    </w:p>
    <w:p w14:paraId="5F334530" w14:textId="77777777" w:rsidR="00170137" w:rsidRDefault="001B5730">
      <w:pPr>
        <w:spacing w:after="120"/>
        <w:ind w:firstLine="706"/>
      </w:pPr>
      <w:r>
        <w:rPr>
          <w:color w:val="000000"/>
        </w:rPr>
        <w:t>Conforme demonstrado no comparativo, a redução do tempo de planejamento de mais de três horas para frações de segundo representa um salto de produtividade inestimável. Mais do que celeridade, a garantia matemática de que nenhuma regra de descanso ou idade média foi inadvertidamente infringida elimina o risco de desclassificação das guarnições pela arbitragem da regata — um incidente recorrente em escalações manuais sob pressão de tempo.</w:t>
      </w:r>
    </w:p>
    <w:p w14:paraId="4CF21A41" w14:textId="067C32D7" w:rsidR="00170137" w:rsidRDefault="00672A2E">
      <w:pPr>
        <w:pStyle w:val="Ttulo2"/>
        <w:numPr>
          <w:ilvl w:val="1"/>
          <w:numId w:val="1"/>
        </w:numPr>
        <w:spacing w:before="240" w:after="120" w:line="360" w:lineRule="auto"/>
        <w:ind w:left="0" w:firstLine="0"/>
        <w:jc w:val="left"/>
      </w:pPr>
      <w:bookmarkStart w:id="33" w:name="_Toc242195353"/>
      <w:r>
        <w:rPr>
          <w:color w:val="000000"/>
        </w:rPr>
        <w:t>AVALIAÇÃO DE USABILIDADE, ERGONOMIA E RESPONSIVIDADE MÓVEL</w:t>
      </w:r>
      <w:bookmarkEnd w:id="33"/>
    </w:p>
    <w:p w14:paraId="7EE604F4" w14:textId="77777777" w:rsidR="00170137" w:rsidRDefault="001B5730">
      <w:pPr>
        <w:spacing w:after="120"/>
        <w:ind w:firstLine="706"/>
      </w:pPr>
      <w:r>
        <w:rPr>
          <w:color w:val="000000"/>
        </w:rPr>
        <w:t xml:space="preserve">A interface foi submetida a rigorosos testes de usabilidade e responsividade em múltiplos ambientes de exibição, englobando monitores de mesa </w:t>
      </w:r>
      <w:proofErr w:type="spellStart"/>
      <w:r>
        <w:rPr>
          <w:color w:val="000000"/>
        </w:rPr>
        <w:t>ultrawide</w:t>
      </w:r>
      <w:proofErr w:type="spellEnd"/>
      <w:r>
        <w:rPr>
          <w:color w:val="000000"/>
        </w:rPr>
        <w:t xml:space="preserve"> (1920x1080 e 2560x1440), notebooks (1366x768), tablets intermediários (iPad / Galaxy </w:t>
      </w:r>
      <w:proofErr w:type="spellStart"/>
      <w:r>
        <w:rPr>
          <w:color w:val="000000"/>
        </w:rPr>
        <w:t>Tab</w:t>
      </w:r>
      <w:proofErr w:type="spellEnd"/>
      <w:r>
        <w:rPr>
          <w:color w:val="000000"/>
        </w:rPr>
        <w:t xml:space="preserve">) e smartphones de diferentes resoluções (emulados via Google Chrome </w:t>
      </w:r>
      <w:proofErr w:type="spellStart"/>
      <w:r>
        <w:rPr>
          <w:color w:val="000000"/>
        </w:rPr>
        <w:t>DevTools</w:t>
      </w:r>
      <w:proofErr w:type="spellEnd"/>
      <w:r>
        <w:rPr>
          <w:color w:val="000000"/>
        </w:rPr>
        <w:t xml:space="preserve"> e validados em navegadores mobile Safari e Google Chrome).</w:t>
      </w:r>
    </w:p>
    <w:p w14:paraId="59590092" w14:textId="77777777" w:rsidR="00170137" w:rsidRDefault="001B5730">
      <w:pPr>
        <w:spacing w:after="120"/>
        <w:ind w:firstLine="706"/>
      </w:pPr>
      <w:r>
        <w:rPr>
          <w:color w:val="000000"/>
        </w:rPr>
        <w:t>A arquitetura CSS modular permitiu uma adaptação fluida em todas as resoluções. A barra de navegação lateral recolhe-se harmoniosamente em menu gaveta (</w:t>
      </w:r>
      <w:proofErr w:type="spellStart"/>
      <w:r>
        <w:rPr>
          <w:color w:val="000000"/>
        </w:rPr>
        <w:t>drawer</w:t>
      </w:r>
      <w:proofErr w:type="spellEnd"/>
      <w:r>
        <w:rPr>
          <w:color w:val="000000"/>
        </w:rPr>
        <w:t>) com sobreposição suave em telas menores, e as tabelas de dados dispõem de barras de rolagem horizontal contidas, evitando deformação estrutural. Os botões de ação e campos de digitação preservaram alvos táteis mínimos de 44x44 pixels, atendendo às diretrizes de acessibilidade W3C/WCAG e garantindo que o treinador possa realizar ajustes operacionais com total ergonomia diretamente na beira da raia de competição.</w:t>
      </w:r>
    </w:p>
    <w:p w14:paraId="4677CBA9" w14:textId="77777777" w:rsidR="00170137" w:rsidRDefault="001B5730">
      <w:pPr>
        <w:spacing w:after="120"/>
        <w:ind w:firstLine="706"/>
      </w:pPr>
      <w:r>
        <w:rPr>
          <w:color w:val="000000"/>
        </w:rPr>
        <w:t xml:space="preserve">A nova visualização da tela de Resultados — equipada com rolagem interna dedicada para a grade de tripulações formadas e resumo condensado de participações por atleta — solucionou definitivamente o problema de navegação em </w:t>
      </w:r>
      <w:r>
        <w:rPr>
          <w:color w:val="000000"/>
        </w:rPr>
        <w:lastRenderedPageBreak/>
        <w:t>telas compactas, viabilizando a conferência rápida das guarnições sem exigir rolagens verticais excessivas de página.</w:t>
      </w:r>
    </w:p>
    <w:p w14:paraId="7CCCFE70" w14:textId="3C3F613E" w:rsidR="00170137" w:rsidRDefault="001B5730">
      <w:pPr>
        <w:pStyle w:val="Ttulo1"/>
        <w:numPr>
          <w:ilvl w:val="0"/>
          <w:numId w:val="1"/>
        </w:numPr>
        <w:spacing w:before="280" w:after="160"/>
        <w:ind w:left="0" w:firstLine="0"/>
      </w:pPr>
      <w:bookmarkStart w:id="34" w:name="_Toc242195354"/>
      <w:r>
        <w:rPr>
          <w:color w:val="000000"/>
          <w:sz w:val="28"/>
          <w:szCs w:val="28"/>
        </w:rPr>
        <w:t>CONCLUSÃO E TRABALHOS FUTUROS</w:t>
      </w:r>
      <w:bookmarkEnd w:id="34"/>
    </w:p>
    <w:p w14:paraId="5F4A0C0A" w14:textId="77777777" w:rsidR="00170137" w:rsidRDefault="001B5730">
      <w:pPr>
        <w:spacing w:after="120"/>
        <w:ind w:firstLine="706"/>
      </w:pPr>
      <w:r>
        <w:rPr>
          <w:color w:val="000000"/>
        </w:rPr>
        <w:t>O presente Trabalho de Conclusão de Curso cumpriu integralmente o objetivo geral e todos os objetivos específicos delineados, comprovando que a articulação entre os fundamentos da Engenharia de Software, o Design Centrado no Usuário e a Pesquisa Operacional é capaz de democratizar modelos matemáticos de alta complexidade, transformando-os em ferramentas dinâmicas, ergonômicas e acessíveis para a gestão esportiva de alto rendimento.</w:t>
      </w:r>
    </w:p>
    <w:p w14:paraId="36BCD77D" w14:textId="77777777" w:rsidR="00170137" w:rsidRDefault="001B5730">
      <w:pPr>
        <w:spacing w:after="120"/>
        <w:ind w:firstLine="706"/>
      </w:pPr>
      <w:r>
        <w:rPr>
          <w:color w:val="000000"/>
        </w:rPr>
        <w:t xml:space="preserve">A severa barreira de implantação da aplicação desktop precursora — que exigia ambientes virtualizados Linux, comandos de terminal e compiladores C++ — foi completamente superada com o desenvolvimento da nova interface Web fundamentada em </w:t>
      </w:r>
      <w:proofErr w:type="spellStart"/>
      <w:r>
        <w:rPr>
          <w:color w:val="000000"/>
        </w:rPr>
        <w:t>React</w:t>
      </w:r>
      <w:proofErr w:type="spellEnd"/>
      <w:r>
        <w:rPr>
          <w:color w:val="000000"/>
        </w:rPr>
        <w:t>. A aplicação entrega uma experiência de uso contemporânea, com carregamento instantâneo, compatibilidade multiplataforma, estética refinada em modo escuro e total aderência ao vocabulário náutico e aos fluxos de trabalho dos técnicos de remo.</w:t>
      </w:r>
    </w:p>
    <w:p w14:paraId="05A3B9EB" w14:textId="77777777" w:rsidR="00170137" w:rsidRDefault="001B5730">
      <w:pPr>
        <w:spacing w:after="120"/>
        <w:ind w:firstLine="706"/>
      </w:pPr>
      <w:r>
        <w:rPr>
          <w:color w:val="000000"/>
        </w:rPr>
        <w:t>Além de simplificar a entrada de dados por meio de drag-</w:t>
      </w:r>
      <w:proofErr w:type="spellStart"/>
      <w:r>
        <w:rPr>
          <w:color w:val="000000"/>
        </w:rPr>
        <w:t>and</w:t>
      </w:r>
      <w:proofErr w:type="spellEnd"/>
      <w:r>
        <w:rPr>
          <w:color w:val="000000"/>
        </w:rPr>
        <w:t>-</w:t>
      </w:r>
      <w:proofErr w:type="spellStart"/>
      <w:r>
        <w:rPr>
          <w:color w:val="000000"/>
        </w:rPr>
        <w:t>drop</w:t>
      </w:r>
      <w:proofErr w:type="spellEnd"/>
      <w:r>
        <w:rPr>
          <w:color w:val="000000"/>
        </w:rPr>
        <w:t xml:space="preserve"> de arquivos CSV e validar a consistência das informações antes da execução do algoritmo, a interface inova ao incorporar recursos de caráter pedagógico, como a aba de Cálculos do Sistema, que elucida aos treinadores a lógica das penalizações etárias e o cálculo da Função Objetivo, eliminando a percepção de que o sistema atua como uma "caixa-preta" impenetrável.</w:t>
      </w:r>
    </w:p>
    <w:p w14:paraId="7520283C" w14:textId="77777777" w:rsidR="00170137" w:rsidRDefault="001B5730">
      <w:pPr>
        <w:spacing w:after="120"/>
        <w:ind w:firstLine="706"/>
      </w:pPr>
      <w:r>
        <w:rPr>
          <w:color w:val="000000"/>
        </w:rPr>
        <w:t>Como perspectivas de evolução e continuidade para trabalhos futuros, identificam-se as seguintes frentes de pesquisa e desenvolvimento:</w:t>
      </w:r>
    </w:p>
    <w:p w14:paraId="6DB48B04" w14:textId="77777777" w:rsidR="00170137" w:rsidRDefault="001B5730">
      <w:pPr>
        <w:spacing w:after="80"/>
        <w:ind w:left="720" w:hanging="360"/>
      </w:pPr>
      <w:r>
        <w:rPr>
          <w:color w:val="000000"/>
        </w:rPr>
        <w:t xml:space="preserve">• </w:t>
      </w:r>
      <w:r>
        <w:rPr>
          <w:b/>
          <w:bCs/>
          <w:color w:val="000000"/>
        </w:rPr>
        <w:t xml:space="preserve">Integração com API Cloud do Solucionador CPLEX: </w:t>
      </w:r>
      <w:r>
        <w:rPr>
          <w:color w:val="000000"/>
        </w:rPr>
        <w:t xml:space="preserve">Estruturação de um </w:t>
      </w:r>
      <w:proofErr w:type="spellStart"/>
      <w:r>
        <w:rPr>
          <w:color w:val="000000"/>
        </w:rPr>
        <w:t>microsserviço</w:t>
      </w:r>
      <w:proofErr w:type="spellEnd"/>
      <w:r>
        <w:rPr>
          <w:color w:val="000000"/>
        </w:rPr>
        <w:t xml:space="preserve"> de retaguarda (utilizando </w:t>
      </w:r>
      <w:proofErr w:type="spellStart"/>
      <w:r>
        <w:rPr>
          <w:color w:val="000000"/>
        </w:rPr>
        <w:t>FastAPI</w:t>
      </w:r>
      <w:proofErr w:type="spellEnd"/>
      <w:r>
        <w:rPr>
          <w:color w:val="000000"/>
        </w:rPr>
        <w:t xml:space="preserve"> em Python ou Go) implantado em nuvem (AWS/Azure/GCP) para submeter instâncias de altíssima escala com centenas de atletas e regatas ao solucionador comercial IBM ILOG CPLEX, gerando respostas em tempo real para campeonatos mundiais.</w:t>
      </w:r>
    </w:p>
    <w:p w14:paraId="42461728" w14:textId="77777777" w:rsidR="00170137" w:rsidRDefault="001B5730">
      <w:pPr>
        <w:spacing w:after="80"/>
        <w:ind w:left="720" w:hanging="360"/>
      </w:pPr>
      <w:r>
        <w:rPr>
          <w:color w:val="000000"/>
        </w:rPr>
        <w:t xml:space="preserve">• </w:t>
      </w:r>
      <w:r>
        <w:rPr>
          <w:b/>
          <w:bCs/>
          <w:color w:val="000000"/>
        </w:rPr>
        <w:t xml:space="preserve">Painéis Gráficos e </w:t>
      </w:r>
      <w:proofErr w:type="spellStart"/>
      <w:r>
        <w:rPr>
          <w:b/>
          <w:bCs/>
          <w:color w:val="000000"/>
        </w:rPr>
        <w:t>Analytics</w:t>
      </w:r>
      <w:proofErr w:type="spellEnd"/>
      <w:r>
        <w:rPr>
          <w:b/>
          <w:bCs/>
          <w:color w:val="000000"/>
        </w:rPr>
        <w:t xml:space="preserve"> Fisiológico Avançado: </w:t>
      </w:r>
      <w:r>
        <w:rPr>
          <w:color w:val="000000"/>
        </w:rPr>
        <w:t xml:space="preserve">Desenvolvimento de dashboards com gráficos analíticos de radar e linhas interativas (Chart.js / </w:t>
      </w:r>
      <w:r>
        <w:rPr>
          <w:color w:val="000000"/>
        </w:rPr>
        <w:lastRenderedPageBreak/>
        <w:t>D3.js) para rastrear o índice de esforço acumulado, a curva de desgaste muscular dos atletas ao longo dos dias de regata e a probabilidade estimada de pódio por categoria.</w:t>
      </w:r>
    </w:p>
    <w:p w14:paraId="15F3395E" w14:textId="77777777" w:rsidR="00170137" w:rsidRDefault="001B5730">
      <w:pPr>
        <w:spacing w:after="80"/>
        <w:ind w:left="720" w:hanging="360"/>
      </w:pPr>
      <w:r>
        <w:rPr>
          <w:color w:val="000000"/>
        </w:rPr>
        <w:t xml:space="preserve">• </w:t>
      </w:r>
      <w:r>
        <w:rPr>
          <w:b/>
          <w:bCs/>
          <w:color w:val="000000"/>
        </w:rPr>
        <w:t xml:space="preserve">Homologação e Intercâmbio Oficial de Balizamentos: </w:t>
      </w:r>
      <w:r>
        <w:rPr>
          <w:color w:val="000000"/>
        </w:rPr>
        <w:t xml:space="preserve">Apresentação da solução junto à Confederação Brasileira de Remo (CBR) e às federações estaduais para estabelecer protocolos de importação e exportação de dados compatíveis com os sistemas oficiais de balizamento de regatas (como o sistema FISA / World </w:t>
      </w:r>
      <w:proofErr w:type="spellStart"/>
      <w:r>
        <w:rPr>
          <w:color w:val="000000"/>
        </w:rPr>
        <w:t>Rowing</w:t>
      </w:r>
      <w:proofErr w:type="spellEnd"/>
      <w:r>
        <w:rPr>
          <w:color w:val="000000"/>
        </w:rPr>
        <w:t>).</w:t>
      </w:r>
    </w:p>
    <w:p w14:paraId="2EEC8AD7" w14:textId="77777777" w:rsidR="00170137" w:rsidRDefault="001B5730">
      <w:pPr>
        <w:spacing w:after="80"/>
        <w:ind w:left="720" w:hanging="360"/>
      </w:pPr>
      <w:r>
        <w:rPr>
          <w:color w:val="000000"/>
        </w:rPr>
        <w:t xml:space="preserve">• </w:t>
      </w:r>
      <w:r>
        <w:rPr>
          <w:b/>
          <w:bCs/>
          <w:color w:val="000000"/>
        </w:rPr>
        <w:t xml:space="preserve">Módulo de PWA e Sincronização Offline: </w:t>
      </w:r>
      <w:r>
        <w:rPr>
          <w:color w:val="000000"/>
        </w:rPr>
        <w:t xml:space="preserve">Evolução da aplicação web para uma </w:t>
      </w:r>
      <w:proofErr w:type="spellStart"/>
      <w:r>
        <w:rPr>
          <w:color w:val="000000"/>
        </w:rPr>
        <w:t>Progressive</w:t>
      </w:r>
      <w:proofErr w:type="spellEnd"/>
      <w:r>
        <w:rPr>
          <w:color w:val="000000"/>
        </w:rPr>
        <w:t xml:space="preserve"> Web App (PWA) completa com Service </w:t>
      </w:r>
      <w:proofErr w:type="spellStart"/>
      <w:r>
        <w:rPr>
          <w:color w:val="000000"/>
        </w:rPr>
        <w:t>Workers</w:t>
      </w:r>
      <w:proofErr w:type="spellEnd"/>
      <w:r>
        <w:rPr>
          <w:color w:val="000000"/>
        </w:rPr>
        <w:t xml:space="preserve"> e </w:t>
      </w:r>
      <w:proofErr w:type="spellStart"/>
      <w:r>
        <w:rPr>
          <w:color w:val="000000"/>
        </w:rPr>
        <w:t>IndexedDB</w:t>
      </w:r>
      <w:proofErr w:type="spellEnd"/>
      <w:r>
        <w:rPr>
          <w:color w:val="000000"/>
        </w:rPr>
        <w:t>, assegurando pleno funcionamento mesmo em raias náuticas isoladas ou com instabilidade de conexão à internet móvel.</w:t>
      </w:r>
    </w:p>
    <w:p w14:paraId="43971CB8" w14:textId="77777777" w:rsidR="00170137" w:rsidRDefault="001B5730">
      <w:pPr>
        <w:pStyle w:val="Ttulo1"/>
        <w:pBdr>
          <w:top w:val="nil"/>
          <w:left w:val="nil"/>
          <w:bottom w:val="nil"/>
          <w:right w:val="nil"/>
          <w:between w:val="nil"/>
        </w:pBdr>
      </w:pPr>
      <w:bookmarkStart w:id="35" w:name="qc1brvnj3qnf" w:colFirst="0" w:colLast="0"/>
      <w:bookmarkStart w:id="36" w:name="_w7jnvo6lvifl" w:colFirst="0" w:colLast="0"/>
      <w:bookmarkEnd w:id="35"/>
      <w:bookmarkEnd w:id="36"/>
      <w:r>
        <w:br w:type="page"/>
      </w:r>
      <w:bookmarkStart w:id="37" w:name="_Toc242195355"/>
      <w:r>
        <w:rPr>
          <w:color w:val="000000"/>
        </w:rPr>
        <w:lastRenderedPageBreak/>
        <w:t>REFERÊNCIAS BIBLIOGRÁFICAS</w:t>
      </w:r>
      <w:bookmarkEnd w:id="37"/>
    </w:p>
    <w:p w14:paraId="173584AE" w14:textId="77777777" w:rsidR="00170137" w:rsidRDefault="001B5730">
      <w:pPr>
        <w:pBdr>
          <w:top w:val="nil"/>
          <w:left w:val="nil"/>
          <w:bottom w:val="nil"/>
          <w:right w:val="nil"/>
          <w:between w:val="nil"/>
        </w:pBdr>
        <w:spacing w:after="240" w:line="240" w:lineRule="auto"/>
        <w:rPr>
          <w:color w:val="000000"/>
        </w:rPr>
      </w:pPr>
      <w:r>
        <w:rPr>
          <w:color w:val="000000"/>
        </w:rPr>
        <w:t xml:space="preserve"> </w:t>
      </w:r>
    </w:p>
    <w:p w14:paraId="7B2FC5C6" w14:textId="77777777" w:rsidR="00170137" w:rsidRPr="00672A2E" w:rsidRDefault="001B5730">
      <w:pPr>
        <w:pBdr>
          <w:top w:val="nil"/>
          <w:left w:val="nil"/>
          <w:bottom w:val="nil"/>
          <w:right w:val="nil"/>
          <w:between w:val="nil"/>
        </w:pBdr>
        <w:spacing w:after="240" w:line="240" w:lineRule="auto"/>
        <w:rPr>
          <w:color w:val="000000"/>
          <w:lang w:val="en-US"/>
        </w:rPr>
      </w:pPr>
      <w:r>
        <w:rPr>
          <w:color w:val="000000"/>
        </w:rPr>
        <w:t xml:space="preserve">CUKIERMAN, Henrique; BERTATO, Fábio. </w:t>
      </w:r>
      <w:r>
        <w:rPr>
          <w:b/>
          <w:bCs/>
          <w:color w:val="000000"/>
        </w:rPr>
        <w:t>Tópicos em História e Filosofia da Computação</w:t>
      </w:r>
      <w:r>
        <w:rPr>
          <w:color w:val="000000"/>
        </w:rPr>
        <w:t xml:space="preserve">. </w:t>
      </w:r>
      <w:r w:rsidRPr="00672A2E">
        <w:rPr>
          <w:color w:val="000000"/>
          <w:lang w:val="en-US"/>
        </w:rPr>
        <w:t>1. ed. Campinas: UNICAMP, 2020. v. 1</w:t>
      </w:r>
    </w:p>
    <w:p w14:paraId="72C33077" w14:textId="77777777" w:rsidR="00170137" w:rsidRPr="00672A2E" w:rsidRDefault="001B5730">
      <w:pPr>
        <w:pBdr>
          <w:top w:val="nil"/>
          <w:left w:val="nil"/>
          <w:bottom w:val="nil"/>
          <w:right w:val="nil"/>
          <w:between w:val="nil"/>
        </w:pBdr>
        <w:spacing w:after="240" w:line="240" w:lineRule="auto"/>
        <w:rPr>
          <w:color w:val="000000"/>
          <w:lang w:val="en-US"/>
        </w:rPr>
      </w:pPr>
      <w:r w:rsidRPr="00672A2E">
        <w:rPr>
          <w:color w:val="000000"/>
          <w:lang w:val="en-US"/>
        </w:rPr>
        <w:t xml:space="preserve">NIELSEN, Jakob. </w:t>
      </w:r>
      <w:r w:rsidRPr="00672A2E">
        <w:rPr>
          <w:b/>
          <w:bCs/>
          <w:color w:val="000000"/>
          <w:lang w:val="en-US"/>
        </w:rPr>
        <w:t>Usability engineering</w:t>
      </w:r>
      <w:r w:rsidRPr="00672A2E">
        <w:rPr>
          <w:color w:val="000000"/>
          <w:lang w:val="en-US"/>
        </w:rPr>
        <w:t xml:space="preserve">. Boston: Academic Press, 1993. </w:t>
      </w:r>
    </w:p>
    <w:p w14:paraId="45274908" w14:textId="77777777" w:rsidR="00170137" w:rsidRDefault="001B5730">
      <w:pPr>
        <w:pBdr>
          <w:top w:val="nil"/>
          <w:left w:val="nil"/>
          <w:bottom w:val="nil"/>
          <w:right w:val="nil"/>
          <w:between w:val="nil"/>
        </w:pBdr>
        <w:spacing w:after="240" w:line="240" w:lineRule="auto"/>
        <w:rPr>
          <w:color w:val="000000"/>
        </w:rPr>
      </w:pPr>
      <w:r>
        <w:rPr>
          <w:color w:val="000000"/>
        </w:rPr>
        <w:t xml:space="preserve">PRESSMAN, Roger S. </w:t>
      </w:r>
      <w:r>
        <w:rPr>
          <w:b/>
          <w:bCs/>
          <w:color w:val="000000"/>
        </w:rPr>
        <w:t>Engenharia de software: uma abordagem profissional</w:t>
      </w:r>
      <w:r>
        <w:rPr>
          <w:color w:val="000000"/>
        </w:rPr>
        <w:t xml:space="preserve">. 9. ed. Porto Alegre: AMGH, 2021. </w:t>
      </w:r>
    </w:p>
    <w:p w14:paraId="0F297EDE" w14:textId="77777777" w:rsidR="00170137" w:rsidRDefault="001B5730">
      <w:pPr>
        <w:pBdr>
          <w:top w:val="nil"/>
          <w:left w:val="nil"/>
          <w:bottom w:val="nil"/>
          <w:right w:val="nil"/>
          <w:between w:val="nil"/>
        </w:pBdr>
        <w:spacing w:after="240" w:line="240" w:lineRule="auto"/>
        <w:rPr>
          <w:color w:val="000000"/>
        </w:rPr>
      </w:pPr>
      <w:r>
        <w:rPr>
          <w:color w:val="000000"/>
        </w:rPr>
        <w:t xml:space="preserve">SOMMERVILLE, Ian. </w:t>
      </w:r>
      <w:r>
        <w:rPr>
          <w:b/>
          <w:bCs/>
          <w:color w:val="000000"/>
        </w:rPr>
        <w:t>Engenharia de Software</w:t>
      </w:r>
      <w:r>
        <w:rPr>
          <w:color w:val="000000"/>
        </w:rPr>
        <w:t>. 10. ed. São Paulo: Pearson Prentice Hall, 2018.</w:t>
      </w:r>
    </w:p>
    <w:p w14:paraId="45F4BEA6" w14:textId="77777777" w:rsidR="00170137" w:rsidRDefault="001B5730">
      <w:pPr>
        <w:pBdr>
          <w:top w:val="nil"/>
          <w:left w:val="nil"/>
          <w:bottom w:val="nil"/>
          <w:right w:val="nil"/>
          <w:between w:val="nil"/>
        </w:pBdr>
        <w:spacing w:after="240" w:line="240" w:lineRule="auto"/>
        <w:rPr>
          <w:color w:val="000000"/>
        </w:rPr>
      </w:pPr>
      <w:r>
        <w:rPr>
          <w:color w:val="000000"/>
        </w:rPr>
        <w:t xml:space="preserve">RAMALHO, Nathaniel dos Santos. Um sistema de apoio à decisão para otimização de escalação de equipes em competição de remo master. 2024. 42 f. Dissertação (Mestrado em Computação) – Instituto de Computação, Universidade Federal Fluminense, Niterói, 2024. </w:t>
      </w:r>
    </w:p>
    <w:p w14:paraId="5942C264" w14:textId="77777777" w:rsidR="00170137" w:rsidRDefault="00170137">
      <w:pPr>
        <w:spacing w:after="240"/>
        <w:jc w:val="left"/>
      </w:pPr>
    </w:p>
    <w:p w14:paraId="7128593B" w14:textId="77777777" w:rsidR="00170137" w:rsidRDefault="001B5730">
      <w:pPr>
        <w:pStyle w:val="Ttulo1"/>
        <w:spacing w:before="480" w:after="160"/>
      </w:pPr>
      <w:bookmarkStart w:id="38" w:name="_Toc242195356"/>
      <w:r>
        <w:rPr>
          <w:sz w:val="28"/>
          <w:szCs w:val="28"/>
        </w:rPr>
        <w:t>ANEXO A – MODELO DE ARQUIVO CSV PARA IMPORTAÇÃO DA GRADE DE PROVAS</w:t>
      </w:r>
      <w:bookmarkEnd w:id="38"/>
    </w:p>
    <w:p w14:paraId="5C6C2A3C" w14:textId="0AB0E24E" w:rsidR="00C86E0A" w:rsidRDefault="001B5730" w:rsidP="00C86E0A">
      <w:pPr>
        <w:spacing w:after="120"/>
        <w:ind w:firstLine="720"/>
      </w:pPr>
      <w:r>
        <w:t>Apresenta-se a estrutura padrão recomendada para o arquivo tabular de importação e exportação de regatas ('exemplo_provas.csv'</w:t>
      </w:r>
      <w:proofErr w:type="gramStart"/>
      <w:r>
        <w:t>),:</w:t>
      </w:r>
      <w:proofErr w:type="gramEnd"/>
    </w:p>
    <w:tbl>
      <w:tblPr>
        <w:tblStyle w:val="TableNormal"/>
        <w:tblW w:w="0" w:type="auto"/>
        <w:jc w:val="center"/>
        <w:tblInd w:w="0" w:type="dxa"/>
        <w:tblLook w:val="04A0" w:firstRow="1" w:lastRow="0" w:firstColumn="1" w:lastColumn="0" w:noHBand="0" w:noVBand="1"/>
      </w:tblPr>
      <w:tblGrid>
        <w:gridCol w:w="1080"/>
        <w:gridCol w:w="1080"/>
        <w:gridCol w:w="1080"/>
        <w:gridCol w:w="936"/>
        <w:gridCol w:w="936"/>
        <w:gridCol w:w="1080"/>
        <w:gridCol w:w="1080"/>
        <w:gridCol w:w="1206"/>
      </w:tblGrid>
      <w:tr w:rsidR="00170137" w14:paraId="3BBA666E" w14:textId="77777777" w:rsidTr="00672A2E">
        <w:trPr>
          <w:jc w:val="center"/>
        </w:trPr>
        <w:tc>
          <w:tcPr>
            <w:tcW w:w="1080" w:type="dxa"/>
            <w:shd w:val="clear" w:color="auto" w:fill="E2E8F0"/>
            <w:tcMar>
              <w:top w:w="60" w:type="dxa"/>
              <w:left w:w="80" w:type="dxa"/>
              <w:bottom w:w="60" w:type="dxa"/>
              <w:right w:w="80" w:type="dxa"/>
            </w:tcMar>
          </w:tcPr>
          <w:p w14:paraId="311E2CD9" w14:textId="77777777" w:rsidR="00170137" w:rsidRDefault="001B5730">
            <w:pPr>
              <w:spacing w:before="40" w:after="40" w:line="252" w:lineRule="auto"/>
              <w:jc w:val="center"/>
            </w:pPr>
            <w:r>
              <w:rPr>
                <w:b/>
                <w:sz w:val="19"/>
              </w:rPr>
              <w:t>ID</w:t>
            </w:r>
          </w:p>
        </w:tc>
        <w:tc>
          <w:tcPr>
            <w:tcW w:w="1080" w:type="dxa"/>
            <w:shd w:val="clear" w:color="auto" w:fill="E2E8F0"/>
            <w:tcMar>
              <w:top w:w="60" w:type="dxa"/>
              <w:left w:w="80" w:type="dxa"/>
              <w:bottom w:w="60" w:type="dxa"/>
              <w:right w:w="80" w:type="dxa"/>
            </w:tcMar>
          </w:tcPr>
          <w:p w14:paraId="6DAB4457" w14:textId="77777777" w:rsidR="00170137" w:rsidRDefault="001B5730">
            <w:pPr>
              <w:spacing w:before="40" w:after="40" w:line="252" w:lineRule="auto"/>
              <w:jc w:val="center"/>
            </w:pPr>
            <w:r>
              <w:rPr>
                <w:b/>
                <w:sz w:val="19"/>
              </w:rPr>
              <w:t>Data</w:t>
            </w:r>
          </w:p>
        </w:tc>
        <w:tc>
          <w:tcPr>
            <w:tcW w:w="1080" w:type="dxa"/>
            <w:shd w:val="clear" w:color="auto" w:fill="E2E8F0"/>
            <w:tcMar>
              <w:top w:w="60" w:type="dxa"/>
              <w:left w:w="80" w:type="dxa"/>
              <w:bottom w:w="60" w:type="dxa"/>
              <w:right w:w="80" w:type="dxa"/>
            </w:tcMar>
          </w:tcPr>
          <w:p w14:paraId="5E69B0B2" w14:textId="77777777" w:rsidR="00170137" w:rsidRDefault="001B5730">
            <w:pPr>
              <w:spacing w:before="40" w:after="40" w:line="252" w:lineRule="auto"/>
              <w:jc w:val="center"/>
            </w:pPr>
            <w:r>
              <w:rPr>
                <w:b/>
                <w:sz w:val="19"/>
              </w:rPr>
              <w:t>Hora</w:t>
            </w:r>
          </w:p>
        </w:tc>
        <w:tc>
          <w:tcPr>
            <w:tcW w:w="936" w:type="dxa"/>
            <w:shd w:val="clear" w:color="auto" w:fill="E2E8F0"/>
            <w:tcMar>
              <w:top w:w="60" w:type="dxa"/>
              <w:left w:w="80" w:type="dxa"/>
              <w:bottom w:w="60" w:type="dxa"/>
              <w:right w:w="80" w:type="dxa"/>
            </w:tcMar>
          </w:tcPr>
          <w:p w14:paraId="17AC7682" w14:textId="77777777" w:rsidR="00170137" w:rsidRDefault="001B5730">
            <w:pPr>
              <w:spacing w:before="40" w:after="40" w:line="252" w:lineRule="auto"/>
              <w:jc w:val="center"/>
            </w:pPr>
            <w:r>
              <w:rPr>
                <w:b/>
                <w:sz w:val="19"/>
              </w:rPr>
              <w:t>Sexo</w:t>
            </w:r>
          </w:p>
        </w:tc>
        <w:tc>
          <w:tcPr>
            <w:tcW w:w="936" w:type="dxa"/>
            <w:shd w:val="clear" w:color="auto" w:fill="E2E8F0"/>
            <w:tcMar>
              <w:top w:w="60" w:type="dxa"/>
              <w:left w:w="80" w:type="dxa"/>
              <w:bottom w:w="60" w:type="dxa"/>
              <w:right w:w="80" w:type="dxa"/>
            </w:tcMar>
          </w:tcPr>
          <w:p w14:paraId="4E4B0489" w14:textId="77777777" w:rsidR="00170137" w:rsidRDefault="001B5730">
            <w:pPr>
              <w:spacing w:before="40" w:after="40" w:line="252" w:lineRule="auto"/>
              <w:jc w:val="center"/>
            </w:pPr>
            <w:r>
              <w:rPr>
                <w:b/>
                <w:sz w:val="19"/>
              </w:rPr>
              <w:t>Classe</w:t>
            </w:r>
          </w:p>
        </w:tc>
        <w:tc>
          <w:tcPr>
            <w:tcW w:w="1080" w:type="dxa"/>
            <w:shd w:val="clear" w:color="auto" w:fill="E2E8F0"/>
            <w:tcMar>
              <w:top w:w="60" w:type="dxa"/>
              <w:left w:w="80" w:type="dxa"/>
              <w:bottom w:w="60" w:type="dxa"/>
              <w:right w:w="80" w:type="dxa"/>
            </w:tcMar>
          </w:tcPr>
          <w:p w14:paraId="2EF9D529" w14:textId="77777777" w:rsidR="00170137" w:rsidRDefault="001B5730">
            <w:pPr>
              <w:spacing w:before="40" w:after="40" w:line="252" w:lineRule="auto"/>
              <w:jc w:val="center"/>
            </w:pPr>
            <w:r>
              <w:rPr>
                <w:b/>
                <w:sz w:val="19"/>
              </w:rPr>
              <w:t>Lugares</w:t>
            </w:r>
          </w:p>
        </w:tc>
        <w:tc>
          <w:tcPr>
            <w:tcW w:w="1080" w:type="dxa"/>
            <w:shd w:val="clear" w:color="auto" w:fill="E2E8F0"/>
            <w:tcMar>
              <w:top w:w="60" w:type="dxa"/>
              <w:left w:w="80" w:type="dxa"/>
              <w:bottom w:w="60" w:type="dxa"/>
              <w:right w:w="80" w:type="dxa"/>
            </w:tcMar>
          </w:tcPr>
          <w:p w14:paraId="4173541F" w14:textId="77777777" w:rsidR="00170137" w:rsidRDefault="001B5730">
            <w:pPr>
              <w:spacing w:before="40" w:after="40" w:line="252" w:lineRule="auto"/>
              <w:jc w:val="center"/>
            </w:pPr>
            <w:r>
              <w:rPr>
                <w:b/>
                <w:sz w:val="19"/>
              </w:rPr>
              <w:t>Barco</w:t>
            </w:r>
          </w:p>
        </w:tc>
        <w:tc>
          <w:tcPr>
            <w:tcW w:w="1206" w:type="dxa"/>
            <w:shd w:val="clear" w:color="auto" w:fill="E2E8F0"/>
            <w:tcMar>
              <w:top w:w="60" w:type="dxa"/>
              <w:left w:w="80" w:type="dxa"/>
              <w:bottom w:w="60" w:type="dxa"/>
              <w:right w:w="80" w:type="dxa"/>
            </w:tcMar>
          </w:tcPr>
          <w:p w14:paraId="006EF505" w14:textId="77777777" w:rsidR="00170137" w:rsidRDefault="001B5730">
            <w:pPr>
              <w:spacing w:before="40" w:after="40" w:line="252" w:lineRule="auto"/>
              <w:jc w:val="center"/>
            </w:pPr>
            <w:r>
              <w:rPr>
                <w:b/>
                <w:sz w:val="19"/>
              </w:rPr>
              <w:t>Quantidade</w:t>
            </w:r>
          </w:p>
        </w:tc>
      </w:tr>
      <w:tr w:rsidR="00170137" w14:paraId="2DB13DA5" w14:textId="77777777" w:rsidTr="00672A2E">
        <w:trPr>
          <w:jc w:val="center"/>
        </w:trPr>
        <w:tc>
          <w:tcPr>
            <w:tcW w:w="1080" w:type="dxa"/>
            <w:tcMar>
              <w:top w:w="50" w:type="dxa"/>
              <w:left w:w="80" w:type="dxa"/>
              <w:bottom w:w="50" w:type="dxa"/>
              <w:right w:w="80" w:type="dxa"/>
            </w:tcMar>
          </w:tcPr>
          <w:p w14:paraId="78F86AD7" w14:textId="77777777" w:rsidR="00170137" w:rsidRDefault="001B5730">
            <w:pPr>
              <w:spacing w:before="40" w:after="40" w:line="252" w:lineRule="auto"/>
              <w:jc w:val="center"/>
            </w:pPr>
            <w:r>
              <w:rPr>
                <w:sz w:val="18"/>
              </w:rPr>
              <w:t>#03</w:t>
            </w:r>
          </w:p>
        </w:tc>
        <w:tc>
          <w:tcPr>
            <w:tcW w:w="1080" w:type="dxa"/>
            <w:tcMar>
              <w:top w:w="50" w:type="dxa"/>
              <w:left w:w="80" w:type="dxa"/>
              <w:bottom w:w="50" w:type="dxa"/>
              <w:right w:w="80" w:type="dxa"/>
            </w:tcMar>
          </w:tcPr>
          <w:p w14:paraId="6D27C073"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290EEFD8" w14:textId="77777777" w:rsidR="00170137" w:rsidRDefault="001B5730">
            <w:pPr>
              <w:spacing w:before="40" w:after="40" w:line="252" w:lineRule="auto"/>
              <w:jc w:val="center"/>
            </w:pPr>
            <w:r>
              <w:rPr>
                <w:sz w:val="18"/>
              </w:rPr>
              <w:t>08:30</w:t>
            </w:r>
          </w:p>
        </w:tc>
        <w:tc>
          <w:tcPr>
            <w:tcW w:w="936" w:type="dxa"/>
            <w:tcMar>
              <w:top w:w="50" w:type="dxa"/>
              <w:left w:w="80" w:type="dxa"/>
              <w:bottom w:w="50" w:type="dxa"/>
              <w:right w:w="80" w:type="dxa"/>
            </w:tcMar>
          </w:tcPr>
          <w:p w14:paraId="3D13F2E2" w14:textId="77777777" w:rsidR="00170137" w:rsidRDefault="001B5730">
            <w:pPr>
              <w:spacing w:before="40" w:after="40" w:line="252" w:lineRule="auto"/>
              <w:jc w:val="center"/>
            </w:pPr>
            <w:r>
              <w:rPr>
                <w:sz w:val="18"/>
              </w:rPr>
              <w:t>M</w:t>
            </w:r>
          </w:p>
        </w:tc>
        <w:tc>
          <w:tcPr>
            <w:tcW w:w="936" w:type="dxa"/>
            <w:tcMar>
              <w:top w:w="50" w:type="dxa"/>
              <w:left w:w="80" w:type="dxa"/>
              <w:bottom w:w="50" w:type="dxa"/>
              <w:right w:w="80" w:type="dxa"/>
            </w:tcMar>
          </w:tcPr>
          <w:p w14:paraId="41599188" w14:textId="77777777" w:rsidR="00170137" w:rsidRDefault="001B5730">
            <w:pPr>
              <w:spacing w:before="40" w:after="40" w:line="252" w:lineRule="auto"/>
              <w:jc w:val="center"/>
            </w:pPr>
            <w:r>
              <w:rPr>
                <w:sz w:val="18"/>
              </w:rPr>
              <w:t>F</w:t>
            </w:r>
          </w:p>
        </w:tc>
        <w:tc>
          <w:tcPr>
            <w:tcW w:w="1080" w:type="dxa"/>
            <w:tcMar>
              <w:top w:w="50" w:type="dxa"/>
              <w:left w:w="80" w:type="dxa"/>
              <w:bottom w:w="50" w:type="dxa"/>
              <w:right w:w="80" w:type="dxa"/>
            </w:tcMar>
          </w:tcPr>
          <w:p w14:paraId="2430E88C" w14:textId="77777777" w:rsidR="00170137" w:rsidRDefault="001B5730">
            <w:pPr>
              <w:spacing w:before="40" w:after="40" w:line="252" w:lineRule="auto"/>
              <w:jc w:val="center"/>
            </w:pPr>
            <w:r>
              <w:rPr>
                <w:sz w:val="18"/>
              </w:rPr>
              <w:t>4</w:t>
            </w:r>
          </w:p>
        </w:tc>
        <w:tc>
          <w:tcPr>
            <w:tcW w:w="1080" w:type="dxa"/>
            <w:tcMar>
              <w:top w:w="50" w:type="dxa"/>
              <w:left w:w="80" w:type="dxa"/>
              <w:bottom w:w="50" w:type="dxa"/>
              <w:right w:w="80" w:type="dxa"/>
            </w:tcMar>
          </w:tcPr>
          <w:p w14:paraId="03560A0C" w14:textId="77777777" w:rsidR="00170137" w:rsidRDefault="001B5730">
            <w:pPr>
              <w:spacing w:before="40" w:after="40" w:line="252" w:lineRule="auto"/>
              <w:jc w:val="center"/>
            </w:pPr>
            <w:r>
              <w:rPr>
                <w:sz w:val="18"/>
              </w:rPr>
              <w:t>4-</w:t>
            </w:r>
          </w:p>
        </w:tc>
        <w:tc>
          <w:tcPr>
            <w:tcW w:w="1206" w:type="dxa"/>
            <w:tcMar>
              <w:top w:w="50" w:type="dxa"/>
              <w:left w:w="80" w:type="dxa"/>
              <w:bottom w:w="50" w:type="dxa"/>
              <w:right w:w="80" w:type="dxa"/>
            </w:tcMar>
          </w:tcPr>
          <w:p w14:paraId="16CC10E7" w14:textId="77777777" w:rsidR="00170137" w:rsidRDefault="001B5730">
            <w:pPr>
              <w:spacing w:before="40" w:after="40" w:line="252" w:lineRule="auto"/>
              <w:jc w:val="center"/>
            </w:pPr>
            <w:r>
              <w:rPr>
                <w:sz w:val="18"/>
              </w:rPr>
              <w:t>1</w:t>
            </w:r>
          </w:p>
        </w:tc>
      </w:tr>
      <w:tr w:rsidR="00170137" w14:paraId="7036BA38" w14:textId="77777777" w:rsidTr="00672A2E">
        <w:trPr>
          <w:jc w:val="center"/>
        </w:trPr>
        <w:tc>
          <w:tcPr>
            <w:tcW w:w="1080" w:type="dxa"/>
            <w:shd w:val="clear" w:color="auto" w:fill="F8FAFC"/>
            <w:tcMar>
              <w:top w:w="50" w:type="dxa"/>
              <w:left w:w="80" w:type="dxa"/>
              <w:bottom w:w="50" w:type="dxa"/>
              <w:right w:w="80" w:type="dxa"/>
            </w:tcMar>
          </w:tcPr>
          <w:p w14:paraId="0396A09D" w14:textId="77777777" w:rsidR="00170137" w:rsidRDefault="001B5730">
            <w:pPr>
              <w:spacing w:before="40" w:after="40" w:line="252" w:lineRule="auto"/>
              <w:jc w:val="center"/>
            </w:pPr>
            <w:r>
              <w:rPr>
                <w:sz w:val="18"/>
              </w:rPr>
              <w:t>#07</w:t>
            </w:r>
          </w:p>
        </w:tc>
        <w:tc>
          <w:tcPr>
            <w:tcW w:w="1080" w:type="dxa"/>
            <w:shd w:val="clear" w:color="auto" w:fill="F8FAFC"/>
            <w:tcMar>
              <w:top w:w="50" w:type="dxa"/>
              <w:left w:w="80" w:type="dxa"/>
              <w:bottom w:w="50" w:type="dxa"/>
              <w:right w:w="80" w:type="dxa"/>
            </w:tcMar>
          </w:tcPr>
          <w:p w14:paraId="449C46F4"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3A5AE704" w14:textId="77777777" w:rsidR="00170137" w:rsidRDefault="001B5730">
            <w:pPr>
              <w:spacing w:before="40" w:after="40" w:line="252" w:lineRule="auto"/>
              <w:jc w:val="center"/>
            </w:pPr>
            <w:r>
              <w:rPr>
                <w:sz w:val="18"/>
              </w:rPr>
              <w:t>09:12</w:t>
            </w:r>
          </w:p>
        </w:tc>
        <w:tc>
          <w:tcPr>
            <w:tcW w:w="936" w:type="dxa"/>
            <w:shd w:val="clear" w:color="auto" w:fill="F8FAFC"/>
            <w:tcMar>
              <w:top w:w="50" w:type="dxa"/>
              <w:left w:w="80" w:type="dxa"/>
              <w:bottom w:w="50" w:type="dxa"/>
              <w:right w:w="80" w:type="dxa"/>
            </w:tcMar>
          </w:tcPr>
          <w:p w14:paraId="4C5D5F44" w14:textId="77777777" w:rsidR="00170137" w:rsidRDefault="001B5730">
            <w:pPr>
              <w:spacing w:before="40" w:after="40" w:line="252" w:lineRule="auto"/>
              <w:jc w:val="center"/>
            </w:pPr>
            <w:r>
              <w:rPr>
                <w:sz w:val="18"/>
              </w:rPr>
              <w:t>W</w:t>
            </w:r>
          </w:p>
        </w:tc>
        <w:tc>
          <w:tcPr>
            <w:tcW w:w="936" w:type="dxa"/>
            <w:shd w:val="clear" w:color="auto" w:fill="F8FAFC"/>
            <w:tcMar>
              <w:top w:w="50" w:type="dxa"/>
              <w:left w:w="80" w:type="dxa"/>
              <w:bottom w:w="50" w:type="dxa"/>
              <w:right w:w="80" w:type="dxa"/>
            </w:tcMar>
          </w:tcPr>
          <w:p w14:paraId="351C933D" w14:textId="77777777" w:rsidR="00170137" w:rsidRDefault="001B5730">
            <w:pPr>
              <w:spacing w:before="40" w:after="40" w:line="252" w:lineRule="auto"/>
              <w:jc w:val="center"/>
            </w:pPr>
            <w:r>
              <w:rPr>
                <w:sz w:val="18"/>
              </w:rPr>
              <w:t>B</w:t>
            </w:r>
          </w:p>
        </w:tc>
        <w:tc>
          <w:tcPr>
            <w:tcW w:w="1080" w:type="dxa"/>
            <w:shd w:val="clear" w:color="auto" w:fill="F8FAFC"/>
            <w:tcMar>
              <w:top w:w="50" w:type="dxa"/>
              <w:left w:w="80" w:type="dxa"/>
              <w:bottom w:w="50" w:type="dxa"/>
              <w:right w:w="80" w:type="dxa"/>
            </w:tcMar>
          </w:tcPr>
          <w:p w14:paraId="24495557" w14:textId="77777777" w:rsidR="00170137" w:rsidRDefault="001B5730">
            <w:pPr>
              <w:spacing w:before="40" w:after="40" w:line="252" w:lineRule="auto"/>
              <w:jc w:val="center"/>
            </w:pPr>
            <w:r>
              <w:rPr>
                <w:sz w:val="18"/>
              </w:rPr>
              <w:t>1</w:t>
            </w:r>
          </w:p>
        </w:tc>
        <w:tc>
          <w:tcPr>
            <w:tcW w:w="1080" w:type="dxa"/>
            <w:shd w:val="clear" w:color="auto" w:fill="F8FAFC"/>
            <w:tcMar>
              <w:top w:w="50" w:type="dxa"/>
              <w:left w:w="80" w:type="dxa"/>
              <w:bottom w:w="50" w:type="dxa"/>
              <w:right w:w="80" w:type="dxa"/>
            </w:tcMar>
          </w:tcPr>
          <w:p w14:paraId="2C5BBDB4" w14:textId="77777777" w:rsidR="00170137" w:rsidRDefault="001B5730">
            <w:pPr>
              <w:spacing w:before="40" w:after="40" w:line="252" w:lineRule="auto"/>
              <w:jc w:val="center"/>
            </w:pPr>
            <w:r>
              <w:rPr>
                <w:sz w:val="18"/>
              </w:rPr>
              <w:t>1X</w:t>
            </w:r>
          </w:p>
        </w:tc>
        <w:tc>
          <w:tcPr>
            <w:tcW w:w="1206" w:type="dxa"/>
            <w:shd w:val="clear" w:color="auto" w:fill="F8FAFC"/>
            <w:tcMar>
              <w:top w:w="50" w:type="dxa"/>
              <w:left w:w="80" w:type="dxa"/>
              <w:bottom w:w="50" w:type="dxa"/>
              <w:right w:w="80" w:type="dxa"/>
            </w:tcMar>
          </w:tcPr>
          <w:p w14:paraId="568966B9" w14:textId="77777777" w:rsidR="00170137" w:rsidRDefault="001B5730">
            <w:pPr>
              <w:spacing w:before="40" w:after="40" w:line="252" w:lineRule="auto"/>
              <w:jc w:val="center"/>
            </w:pPr>
            <w:r>
              <w:rPr>
                <w:sz w:val="18"/>
              </w:rPr>
              <w:t>1</w:t>
            </w:r>
          </w:p>
        </w:tc>
      </w:tr>
      <w:tr w:rsidR="00170137" w14:paraId="6A9E916C" w14:textId="77777777" w:rsidTr="00672A2E">
        <w:trPr>
          <w:jc w:val="center"/>
        </w:trPr>
        <w:tc>
          <w:tcPr>
            <w:tcW w:w="1080" w:type="dxa"/>
            <w:tcMar>
              <w:top w:w="50" w:type="dxa"/>
              <w:left w:w="80" w:type="dxa"/>
              <w:bottom w:w="50" w:type="dxa"/>
              <w:right w:w="80" w:type="dxa"/>
            </w:tcMar>
          </w:tcPr>
          <w:p w14:paraId="7E92EF93" w14:textId="77777777" w:rsidR="00170137" w:rsidRDefault="001B5730">
            <w:pPr>
              <w:spacing w:before="40" w:after="40" w:line="252" w:lineRule="auto"/>
              <w:jc w:val="center"/>
            </w:pPr>
            <w:r>
              <w:rPr>
                <w:sz w:val="18"/>
              </w:rPr>
              <w:t>#09</w:t>
            </w:r>
          </w:p>
        </w:tc>
        <w:tc>
          <w:tcPr>
            <w:tcW w:w="1080" w:type="dxa"/>
            <w:tcMar>
              <w:top w:w="50" w:type="dxa"/>
              <w:left w:w="80" w:type="dxa"/>
              <w:bottom w:w="50" w:type="dxa"/>
              <w:right w:w="80" w:type="dxa"/>
            </w:tcMar>
          </w:tcPr>
          <w:p w14:paraId="65FDD6B5"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5622C4C7" w14:textId="77777777" w:rsidR="00170137" w:rsidRDefault="001B5730">
            <w:pPr>
              <w:spacing w:before="40" w:after="40" w:line="252" w:lineRule="auto"/>
              <w:jc w:val="center"/>
            </w:pPr>
            <w:r>
              <w:rPr>
                <w:sz w:val="18"/>
              </w:rPr>
              <w:t>09:26</w:t>
            </w:r>
          </w:p>
        </w:tc>
        <w:tc>
          <w:tcPr>
            <w:tcW w:w="936" w:type="dxa"/>
            <w:tcMar>
              <w:top w:w="50" w:type="dxa"/>
              <w:left w:w="80" w:type="dxa"/>
              <w:bottom w:w="50" w:type="dxa"/>
              <w:right w:w="80" w:type="dxa"/>
            </w:tcMar>
          </w:tcPr>
          <w:p w14:paraId="0EE3FD22" w14:textId="77777777" w:rsidR="00170137" w:rsidRDefault="001B5730">
            <w:pPr>
              <w:spacing w:before="40" w:after="40" w:line="252" w:lineRule="auto"/>
              <w:jc w:val="center"/>
            </w:pPr>
            <w:r>
              <w:rPr>
                <w:sz w:val="18"/>
              </w:rPr>
              <w:t>M</w:t>
            </w:r>
          </w:p>
        </w:tc>
        <w:tc>
          <w:tcPr>
            <w:tcW w:w="936" w:type="dxa"/>
            <w:tcMar>
              <w:top w:w="50" w:type="dxa"/>
              <w:left w:w="80" w:type="dxa"/>
              <w:bottom w:w="50" w:type="dxa"/>
              <w:right w:w="80" w:type="dxa"/>
            </w:tcMar>
          </w:tcPr>
          <w:p w14:paraId="5B72B7F9" w14:textId="77777777" w:rsidR="00170137" w:rsidRDefault="001B5730">
            <w:pPr>
              <w:spacing w:before="40" w:after="40" w:line="252" w:lineRule="auto"/>
              <w:jc w:val="center"/>
            </w:pPr>
            <w:r>
              <w:rPr>
                <w:sz w:val="18"/>
              </w:rPr>
              <w:t>G</w:t>
            </w:r>
          </w:p>
        </w:tc>
        <w:tc>
          <w:tcPr>
            <w:tcW w:w="1080" w:type="dxa"/>
            <w:tcMar>
              <w:top w:w="50" w:type="dxa"/>
              <w:left w:w="80" w:type="dxa"/>
              <w:bottom w:w="50" w:type="dxa"/>
              <w:right w:w="80" w:type="dxa"/>
            </w:tcMar>
          </w:tcPr>
          <w:p w14:paraId="5B08B541" w14:textId="77777777" w:rsidR="00170137" w:rsidRDefault="001B5730">
            <w:pPr>
              <w:spacing w:before="40" w:after="40" w:line="252" w:lineRule="auto"/>
              <w:jc w:val="center"/>
            </w:pPr>
            <w:r>
              <w:rPr>
                <w:sz w:val="18"/>
              </w:rPr>
              <w:t>2</w:t>
            </w:r>
          </w:p>
        </w:tc>
        <w:tc>
          <w:tcPr>
            <w:tcW w:w="1080" w:type="dxa"/>
            <w:tcMar>
              <w:top w:w="50" w:type="dxa"/>
              <w:left w:w="80" w:type="dxa"/>
              <w:bottom w:w="50" w:type="dxa"/>
              <w:right w:w="80" w:type="dxa"/>
            </w:tcMar>
          </w:tcPr>
          <w:p w14:paraId="781E6ABB" w14:textId="77777777" w:rsidR="00170137" w:rsidRDefault="001B5730">
            <w:pPr>
              <w:spacing w:before="40" w:after="40" w:line="252" w:lineRule="auto"/>
              <w:jc w:val="center"/>
            </w:pPr>
            <w:r>
              <w:rPr>
                <w:sz w:val="18"/>
              </w:rPr>
              <w:t>2X</w:t>
            </w:r>
          </w:p>
        </w:tc>
        <w:tc>
          <w:tcPr>
            <w:tcW w:w="1206" w:type="dxa"/>
            <w:tcMar>
              <w:top w:w="50" w:type="dxa"/>
              <w:left w:w="80" w:type="dxa"/>
              <w:bottom w:w="50" w:type="dxa"/>
              <w:right w:w="80" w:type="dxa"/>
            </w:tcMar>
          </w:tcPr>
          <w:p w14:paraId="41F18C42" w14:textId="77777777" w:rsidR="00170137" w:rsidRDefault="001B5730">
            <w:pPr>
              <w:spacing w:before="40" w:after="40" w:line="252" w:lineRule="auto"/>
              <w:jc w:val="center"/>
            </w:pPr>
            <w:r>
              <w:rPr>
                <w:sz w:val="18"/>
              </w:rPr>
              <w:t>1</w:t>
            </w:r>
          </w:p>
        </w:tc>
      </w:tr>
      <w:tr w:rsidR="00170137" w14:paraId="1DA2BDA3" w14:textId="77777777" w:rsidTr="00672A2E">
        <w:trPr>
          <w:jc w:val="center"/>
        </w:trPr>
        <w:tc>
          <w:tcPr>
            <w:tcW w:w="1080" w:type="dxa"/>
            <w:shd w:val="clear" w:color="auto" w:fill="F8FAFC"/>
            <w:tcMar>
              <w:top w:w="50" w:type="dxa"/>
              <w:left w:w="80" w:type="dxa"/>
              <w:bottom w:w="50" w:type="dxa"/>
              <w:right w:w="80" w:type="dxa"/>
            </w:tcMar>
          </w:tcPr>
          <w:p w14:paraId="603DC715" w14:textId="77777777" w:rsidR="00170137" w:rsidRDefault="001B5730">
            <w:pPr>
              <w:spacing w:before="40" w:after="40" w:line="252" w:lineRule="auto"/>
              <w:jc w:val="center"/>
            </w:pPr>
            <w:r>
              <w:rPr>
                <w:sz w:val="18"/>
              </w:rPr>
              <w:t>#17</w:t>
            </w:r>
          </w:p>
        </w:tc>
        <w:tc>
          <w:tcPr>
            <w:tcW w:w="1080" w:type="dxa"/>
            <w:shd w:val="clear" w:color="auto" w:fill="F8FAFC"/>
            <w:tcMar>
              <w:top w:w="50" w:type="dxa"/>
              <w:left w:w="80" w:type="dxa"/>
              <w:bottom w:w="50" w:type="dxa"/>
              <w:right w:w="80" w:type="dxa"/>
            </w:tcMar>
          </w:tcPr>
          <w:p w14:paraId="3D0B4B38"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75516DF8" w14:textId="77777777" w:rsidR="00170137" w:rsidRDefault="001B5730">
            <w:pPr>
              <w:spacing w:before="40" w:after="40" w:line="252" w:lineRule="auto"/>
              <w:jc w:val="center"/>
            </w:pPr>
            <w:r>
              <w:rPr>
                <w:sz w:val="18"/>
              </w:rPr>
              <w:t>10:10</w:t>
            </w:r>
          </w:p>
        </w:tc>
        <w:tc>
          <w:tcPr>
            <w:tcW w:w="936" w:type="dxa"/>
            <w:shd w:val="clear" w:color="auto" w:fill="F8FAFC"/>
            <w:tcMar>
              <w:top w:w="50" w:type="dxa"/>
              <w:left w:w="80" w:type="dxa"/>
              <w:bottom w:w="50" w:type="dxa"/>
              <w:right w:w="80" w:type="dxa"/>
            </w:tcMar>
          </w:tcPr>
          <w:p w14:paraId="4FF4C000" w14:textId="77777777" w:rsidR="00170137" w:rsidRDefault="001B5730">
            <w:pPr>
              <w:spacing w:before="40" w:after="40" w:line="252" w:lineRule="auto"/>
              <w:jc w:val="center"/>
            </w:pPr>
            <w:r>
              <w:rPr>
                <w:sz w:val="18"/>
              </w:rPr>
              <w:t>W</w:t>
            </w:r>
          </w:p>
        </w:tc>
        <w:tc>
          <w:tcPr>
            <w:tcW w:w="936" w:type="dxa"/>
            <w:shd w:val="clear" w:color="auto" w:fill="F8FAFC"/>
            <w:tcMar>
              <w:top w:w="50" w:type="dxa"/>
              <w:left w:w="80" w:type="dxa"/>
              <w:bottom w:w="50" w:type="dxa"/>
              <w:right w:w="80" w:type="dxa"/>
            </w:tcMar>
          </w:tcPr>
          <w:p w14:paraId="7B76920B" w14:textId="77777777" w:rsidR="00170137" w:rsidRDefault="001B5730">
            <w:pPr>
              <w:spacing w:before="40" w:after="40" w:line="252" w:lineRule="auto"/>
              <w:jc w:val="center"/>
            </w:pPr>
            <w:r>
              <w:rPr>
                <w:sz w:val="18"/>
              </w:rPr>
              <w:t>D</w:t>
            </w:r>
          </w:p>
        </w:tc>
        <w:tc>
          <w:tcPr>
            <w:tcW w:w="1080" w:type="dxa"/>
            <w:shd w:val="clear" w:color="auto" w:fill="F8FAFC"/>
            <w:tcMar>
              <w:top w:w="50" w:type="dxa"/>
              <w:left w:w="80" w:type="dxa"/>
              <w:bottom w:w="50" w:type="dxa"/>
              <w:right w:w="80" w:type="dxa"/>
            </w:tcMar>
          </w:tcPr>
          <w:p w14:paraId="0ECDAC3B" w14:textId="77777777" w:rsidR="00170137" w:rsidRDefault="001B5730">
            <w:pPr>
              <w:spacing w:before="40" w:after="40" w:line="252" w:lineRule="auto"/>
              <w:jc w:val="center"/>
            </w:pPr>
            <w:r>
              <w:rPr>
                <w:sz w:val="18"/>
              </w:rPr>
              <w:t>4</w:t>
            </w:r>
          </w:p>
        </w:tc>
        <w:tc>
          <w:tcPr>
            <w:tcW w:w="1080" w:type="dxa"/>
            <w:shd w:val="clear" w:color="auto" w:fill="F8FAFC"/>
            <w:tcMar>
              <w:top w:w="50" w:type="dxa"/>
              <w:left w:w="80" w:type="dxa"/>
              <w:bottom w:w="50" w:type="dxa"/>
              <w:right w:w="80" w:type="dxa"/>
            </w:tcMar>
          </w:tcPr>
          <w:p w14:paraId="03550D35" w14:textId="77777777" w:rsidR="00170137" w:rsidRDefault="001B5730">
            <w:pPr>
              <w:spacing w:before="40" w:after="40" w:line="252" w:lineRule="auto"/>
              <w:jc w:val="center"/>
            </w:pPr>
            <w:r>
              <w:rPr>
                <w:sz w:val="18"/>
              </w:rPr>
              <w:t>4-</w:t>
            </w:r>
          </w:p>
        </w:tc>
        <w:tc>
          <w:tcPr>
            <w:tcW w:w="1206" w:type="dxa"/>
            <w:shd w:val="clear" w:color="auto" w:fill="F8FAFC"/>
            <w:tcMar>
              <w:top w:w="50" w:type="dxa"/>
              <w:left w:w="80" w:type="dxa"/>
              <w:bottom w:w="50" w:type="dxa"/>
              <w:right w:w="80" w:type="dxa"/>
            </w:tcMar>
          </w:tcPr>
          <w:p w14:paraId="70E85F73" w14:textId="77777777" w:rsidR="00170137" w:rsidRDefault="001B5730">
            <w:pPr>
              <w:spacing w:before="40" w:after="40" w:line="252" w:lineRule="auto"/>
              <w:jc w:val="center"/>
            </w:pPr>
            <w:r>
              <w:rPr>
                <w:sz w:val="18"/>
              </w:rPr>
              <w:t>1</w:t>
            </w:r>
          </w:p>
        </w:tc>
      </w:tr>
      <w:tr w:rsidR="00170137" w14:paraId="4DF6D09C" w14:textId="77777777" w:rsidTr="00672A2E">
        <w:trPr>
          <w:jc w:val="center"/>
        </w:trPr>
        <w:tc>
          <w:tcPr>
            <w:tcW w:w="1080" w:type="dxa"/>
            <w:tcMar>
              <w:top w:w="50" w:type="dxa"/>
              <w:left w:w="80" w:type="dxa"/>
              <w:bottom w:w="50" w:type="dxa"/>
              <w:right w:w="80" w:type="dxa"/>
            </w:tcMar>
          </w:tcPr>
          <w:p w14:paraId="0751CE31" w14:textId="77777777" w:rsidR="00170137" w:rsidRDefault="001B5730">
            <w:pPr>
              <w:spacing w:before="40" w:after="40" w:line="252" w:lineRule="auto"/>
              <w:jc w:val="center"/>
            </w:pPr>
            <w:r>
              <w:rPr>
                <w:sz w:val="18"/>
              </w:rPr>
              <w:t>#19</w:t>
            </w:r>
          </w:p>
        </w:tc>
        <w:tc>
          <w:tcPr>
            <w:tcW w:w="1080" w:type="dxa"/>
            <w:tcMar>
              <w:top w:w="50" w:type="dxa"/>
              <w:left w:w="80" w:type="dxa"/>
              <w:bottom w:w="50" w:type="dxa"/>
              <w:right w:w="80" w:type="dxa"/>
            </w:tcMar>
          </w:tcPr>
          <w:p w14:paraId="685FD536"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3F836749" w14:textId="77777777" w:rsidR="00170137" w:rsidRDefault="001B5730">
            <w:pPr>
              <w:spacing w:before="40" w:after="40" w:line="252" w:lineRule="auto"/>
              <w:jc w:val="center"/>
            </w:pPr>
            <w:r>
              <w:rPr>
                <w:sz w:val="18"/>
              </w:rPr>
              <w:t>10:36</w:t>
            </w:r>
          </w:p>
        </w:tc>
        <w:tc>
          <w:tcPr>
            <w:tcW w:w="936" w:type="dxa"/>
            <w:tcMar>
              <w:top w:w="50" w:type="dxa"/>
              <w:left w:w="80" w:type="dxa"/>
              <w:bottom w:w="50" w:type="dxa"/>
              <w:right w:w="80" w:type="dxa"/>
            </w:tcMar>
          </w:tcPr>
          <w:p w14:paraId="2F1E4039" w14:textId="77777777" w:rsidR="00170137" w:rsidRDefault="001B5730">
            <w:pPr>
              <w:spacing w:before="40" w:after="40" w:line="252" w:lineRule="auto"/>
              <w:jc w:val="center"/>
            </w:pPr>
            <w:r>
              <w:rPr>
                <w:sz w:val="18"/>
              </w:rPr>
              <w:t>Mix</w:t>
            </w:r>
          </w:p>
        </w:tc>
        <w:tc>
          <w:tcPr>
            <w:tcW w:w="936" w:type="dxa"/>
            <w:tcMar>
              <w:top w:w="50" w:type="dxa"/>
              <w:left w:w="80" w:type="dxa"/>
              <w:bottom w:w="50" w:type="dxa"/>
              <w:right w:w="80" w:type="dxa"/>
            </w:tcMar>
          </w:tcPr>
          <w:p w14:paraId="3692A958" w14:textId="77777777" w:rsidR="00170137" w:rsidRDefault="001B5730">
            <w:pPr>
              <w:spacing w:before="40" w:after="40" w:line="252" w:lineRule="auto"/>
              <w:jc w:val="center"/>
            </w:pPr>
            <w:r>
              <w:rPr>
                <w:sz w:val="18"/>
              </w:rPr>
              <w:t>F</w:t>
            </w:r>
          </w:p>
        </w:tc>
        <w:tc>
          <w:tcPr>
            <w:tcW w:w="1080" w:type="dxa"/>
            <w:tcMar>
              <w:top w:w="50" w:type="dxa"/>
              <w:left w:w="80" w:type="dxa"/>
              <w:bottom w:w="50" w:type="dxa"/>
              <w:right w:w="80" w:type="dxa"/>
            </w:tcMar>
          </w:tcPr>
          <w:p w14:paraId="33775841" w14:textId="77777777" w:rsidR="00170137" w:rsidRDefault="001B5730">
            <w:pPr>
              <w:spacing w:before="40" w:after="40" w:line="252" w:lineRule="auto"/>
              <w:jc w:val="center"/>
            </w:pPr>
            <w:r>
              <w:rPr>
                <w:sz w:val="18"/>
              </w:rPr>
              <w:t>2</w:t>
            </w:r>
          </w:p>
        </w:tc>
        <w:tc>
          <w:tcPr>
            <w:tcW w:w="1080" w:type="dxa"/>
            <w:tcMar>
              <w:top w:w="50" w:type="dxa"/>
              <w:left w:w="80" w:type="dxa"/>
              <w:bottom w:w="50" w:type="dxa"/>
              <w:right w:w="80" w:type="dxa"/>
            </w:tcMar>
          </w:tcPr>
          <w:p w14:paraId="048193CD" w14:textId="77777777" w:rsidR="00170137" w:rsidRDefault="001B5730">
            <w:pPr>
              <w:spacing w:before="40" w:after="40" w:line="252" w:lineRule="auto"/>
              <w:jc w:val="center"/>
            </w:pPr>
            <w:r>
              <w:rPr>
                <w:sz w:val="18"/>
              </w:rPr>
              <w:t>2X</w:t>
            </w:r>
          </w:p>
        </w:tc>
        <w:tc>
          <w:tcPr>
            <w:tcW w:w="1206" w:type="dxa"/>
            <w:tcMar>
              <w:top w:w="50" w:type="dxa"/>
              <w:left w:w="80" w:type="dxa"/>
              <w:bottom w:w="50" w:type="dxa"/>
              <w:right w:w="80" w:type="dxa"/>
            </w:tcMar>
          </w:tcPr>
          <w:p w14:paraId="7A0FDF4F" w14:textId="77777777" w:rsidR="00170137" w:rsidRDefault="001B5730">
            <w:pPr>
              <w:spacing w:before="40" w:after="40" w:line="252" w:lineRule="auto"/>
              <w:jc w:val="center"/>
            </w:pPr>
            <w:r>
              <w:rPr>
                <w:sz w:val="18"/>
              </w:rPr>
              <w:t>1</w:t>
            </w:r>
          </w:p>
        </w:tc>
      </w:tr>
      <w:tr w:rsidR="00170137" w14:paraId="1321D7BE" w14:textId="77777777" w:rsidTr="00672A2E">
        <w:trPr>
          <w:jc w:val="center"/>
        </w:trPr>
        <w:tc>
          <w:tcPr>
            <w:tcW w:w="1080" w:type="dxa"/>
            <w:shd w:val="clear" w:color="auto" w:fill="F8FAFC"/>
            <w:tcMar>
              <w:top w:w="50" w:type="dxa"/>
              <w:left w:w="80" w:type="dxa"/>
              <w:bottom w:w="50" w:type="dxa"/>
              <w:right w:w="80" w:type="dxa"/>
            </w:tcMar>
          </w:tcPr>
          <w:p w14:paraId="10ADD4B4" w14:textId="77777777" w:rsidR="00170137" w:rsidRDefault="001B5730">
            <w:pPr>
              <w:spacing w:before="40" w:after="40" w:line="252" w:lineRule="auto"/>
              <w:jc w:val="center"/>
            </w:pPr>
            <w:r>
              <w:rPr>
                <w:sz w:val="18"/>
              </w:rPr>
              <w:t>#24</w:t>
            </w:r>
          </w:p>
        </w:tc>
        <w:tc>
          <w:tcPr>
            <w:tcW w:w="1080" w:type="dxa"/>
            <w:shd w:val="clear" w:color="auto" w:fill="F8FAFC"/>
            <w:tcMar>
              <w:top w:w="50" w:type="dxa"/>
              <w:left w:w="80" w:type="dxa"/>
              <w:bottom w:w="50" w:type="dxa"/>
              <w:right w:w="80" w:type="dxa"/>
            </w:tcMar>
          </w:tcPr>
          <w:p w14:paraId="77C5C3AC"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78F085DB" w14:textId="77777777" w:rsidR="00170137" w:rsidRDefault="001B5730">
            <w:pPr>
              <w:spacing w:before="40" w:after="40" w:line="252" w:lineRule="auto"/>
              <w:jc w:val="center"/>
            </w:pPr>
            <w:r>
              <w:rPr>
                <w:sz w:val="18"/>
              </w:rPr>
              <w:t>11:11</w:t>
            </w:r>
          </w:p>
        </w:tc>
        <w:tc>
          <w:tcPr>
            <w:tcW w:w="936" w:type="dxa"/>
            <w:shd w:val="clear" w:color="auto" w:fill="F8FAFC"/>
            <w:tcMar>
              <w:top w:w="50" w:type="dxa"/>
              <w:left w:w="80" w:type="dxa"/>
              <w:bottom w:w="50" w:type="dxa"/>
              <w:right w:w="80" w:type="dxa"/>
            </w:tcMar>
          </w:tcPr>
          <w:p w14:paraId="3E4C23CF" w14:textId="77777777" w:rsidR="00170137" w:rsidRDefault="001B5730">
            <w:pPr>
              <w:spacing w:before="40" w:after="40" w:line="252" w:lineRule="auto"/>
              <w:jc w:val="center"/>
            </w:pPr>
            <w:r>
              <w:rPr>
                <w:sz w:val="18"/>
              </w:rPr>
              <w:t>M</w:t>
            </w:r>
          </w:p>
        </w:tc>
        <w:tc>
          <w:tcPr>
            <w:tcW w:w="936" w:type="dxa"/>
            <w:shd w:val="clear" w:color="auto" w:fill="F8FAFC"/>
            <w:tcMar>
              <w:top w:w="50" w:type="dxa"/>
              <w:left w:w="80" w:type="dxa"/>
              <w:bottom w:w="50" w:type="dxa"/>
              <w:right w:w="80" w:type="dxa"/>
            </w:tcMar>
          </w:tcPr>
          <w:p w14:paraId="0A06A2C8" w14:textId="77777777" w:rsidR="00170137" w:rsidRDefault="001B5730">
            <w:pPr>
              <w:spacing w:before="40" w:after="40" w:line="252" w:lineRule="auto"/>
              <w:jc w:val="center"/>
            </w:pPr>
            <w:r>
              <w:rPr>
                <w:sz w:val="18"/>
              </w:rPr>
              <w:t>E</w:t>
            </w:r>
          </w:p>
        </w:tc>
        <w:tc>
          <w:tcPr>
            <w:tcW w:w="1080" w:type="dxa"/>
            <w:shd w:val="clear" w:color="auto" w:fill="F8FAFC"/>
            <w:tcMar>
              <w:top w:w="50" w:type="dxa"/>
              <w:left w:w="80" w:type="dxa"/>
              <w:bottom w:w="50" w:type="dxa"/>
              <w:right w:w="80" w:type="dxa"/>
            </w:tcMar>
          </w:tcPr>
          <w:p w14:paraId="3B9F7952" w14:textId="77777777" w:rsidR="00170137" w:rsidRDefault="001B5730">
            <w:pPr>
              <w:spacing w:before="40" w:after="40" w:line="252" w:lineRule="auto"/>
              <w:jc w:val="center"/>
            </w:pPr>
            <w:r>
              <w:rPr>
                <w:sz w:val="18"/>
              </w:rPr>
              <w:t>4</w:t>
            </w:r>
          </w:p>
        </w:tc>
        <w:tc>
          <w:tcPr>
            <w:tcW w:w="1080" w:type="dxa"/>
            <w:shd w:val="clear" w:color="auto" w:fill="F8FAFC"/>
            <w:tcMar>
              <w:top w:w="50" w:type="dxa"/>
              <w:left w:w="80" w:type="dxa"/>
              <w:bottom w:w="50" w:type="dxa"/>
              <w:right w:w="80" w:type="dxa"/>
            </w:tcMar>
          </w:tcPr>
          <w:p w14:paraId="6FFE0E23" w14:textId="77777777" w:rsidR="00170137" w:rsidRDefault="001B5730">
            <w:pPr>
              <w:spacing w:before="40" w:after="40" w:line="252" w:lineRule="auto"/>
              <w:jc w:val="center"/>
            </w:pPr>
            <w:r>
              <w:rPr>
                <w:sz w:val="18"/>
              </w:rPr>
              <w:t>4+</w:t>
            </w:r>
          </w:p>
        </w:tc>
        <w:tc>
          <w:tcPr>
            <w:tcW w:w="1206" w:type="dxa"/>
            <w:shd w:val="clear" w:color="auto" w:fill="F8FAFC"/>
            <w:tcMar>
              <w:top w:w="50" w:type="dxa"/>
              <w:left w:w="80" w:type="dxa"/>
              <w:bottom w:w="50" w:type="dxa"/>
              <w:right w:w="80" w:type="dxa"/>
            </w:tcMar>
          </w:tcPr>
          <w:p w14:paraId="00713C45" w14:textId="77777777" w:rsidR="00170137" w:rsidRDefault="001B5730">
            <w:pPr>
              <w:spacing w:before="40" w:after="40" w:line="252" w:lineRule="auto"/>
              <w:jc w:val="center"/>
            </w:pPr>
            <w:r>
              <w:rPr>
                <w:sz w:val="18"/>
              </w:rPr>
              <w:t>1</w:t>
            </w:r>
          </w:p>
        </w:tc>
      </w:tr>
      <w:tr w:rsidR="00170137" w14:paraId="6705CADE" w14:textId="77777777" w:rsidTr="00672A2E">
        <w:trPr>
          <w:jc w:val="center"/>
        </w:trPr>
        <w:tc>
          <w:tcPr>
            <w:tcW w:w="1080" w:type="dxa"/>
            <w:tcMar>
              <w:top w:w="50" w:type="dxa"/>
              <w:left w:w="80" w:type="dxa"/>
              <w:bottom w:w="50" w:type="dxa"/>
              <w:right w:w="80" w:type="dxa"/>
            </w:tcMar>
          </w:tcPr>
          <w:p w14:paraId="145E621A" w14:textId="77777777" w:rsidR="00170137" w:rsidRDefault="001B5730">
            <w:pPr>
              <w:spacing w:before="40" w:after="40" w:line="252" w:lineRule="auto"/>
              <w:jc w:val="center"/>
            </w:pPr>
            <w:r>
              <w:rPr>
                <w:sz w:val="18"/>
              </w:rPr>
              <w:t>#29</w:t>
            </w:r>
          </w:p>
        </w:tc>
        <w:tc>
          <w:tcPr>
            <w:tcW w:w="1080" w:type="dxa"/>
            <w:tcMar>
              <w:top w:w="50" w:type="dxa"/>
              <w:left w:w="80" w:type="dxa"/>
              <w:bottom w:w="50" w:type="dxa"/>
              <w:right w:w="80" w:type="dxa"/>
            </w:tcMar>
          </w:tcPr>
          <w:p w14:paraId="03E648C4"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348243B5" w14:textId="77777777" w:rsidR="00170137" w:rsidRDefault="001B5730">
            <w:pPr>
              <w:spacing w:before="40" w:after="40" w:line="252" w:lineRule="auto"/>
              <w:jc w:val="center"/>
            </w:pPr>
            <w:r>
              <w:rPr>
                <w:sz w:val="18"/>
              </w:rPr>
              <w:t>11:46</w:t>
            </w:r>
          </w:p>
        </w:tc>
        <w:tc>
          <w:tcPr>
            <w:tcW w:w="936" w:type="dxa"/>
            <w:tcMar>
              <w:top w:w="50" w:type="dxa"/>
              <w:left w:w="80" w:type="dxa"/>
              <w:bottom w:w="50" w:type="dxa"/>
              <w:right w:w="80" w:type="dxa"/>
            </w:tcMar>
          </w:tcPr>
          <w:p w14:paraId="046C574E" w14:textId="77777777" w:rsidR="00170137" w:rsidRDefault="001B5730">
            <w:pPr>
              <w:spacing w:before="40" w:after="40" w:line="252" w:lineRule="auto"/>
              <w:jc w:val="center"/>
            </w:pPr>
            <w:r>
              <w:rPr>
                <w:sz w:val="18"/>
              </w:rPr>
              <w:t>M</w:t>
            </w:r>
          </w:p>
        </w:tc>
        <w:tc>
          <w:tcPr>
            <w:tcW w:w="936" w:type="dxa"/>
            <w:tcMar>
              <w:top w:w="50" w:type="dxa"/>
              <w:left w:w="80" w:type="dxa"/>
              <w:bottom w:w="50" w:type="dxa"/>
              <w:right w:w="80" w:type="dxa"/>
            </w:tcMar>
          </w:tcPr>
          <w:p w14:paraId="4B5DED51" w14:textId="77777777" w:rsidR="00170137" w:rsidRDefault="001B5730">
            <w:pPr>
              <w:spacing w:before="40" w:after="40" w:line="252" w:lineRule="auto"/>
              <w:jc w:val="center"/>
            </w:pPr>
            <w:r>
              <w:rPr>
                <w:sz w:val="18"/>
              </w:rPr>
              <w:t>D</w:t>
            </w:r>
          </w:p>
        </w:tc>
        <w:tc>
          <w:tcPr>
            <w:tcW w:w="1080" w:type="dxa"/>
            <w:tcMar>
              <w:top w:w="50" w:type="dxa"/>
              <w:left w:w="80" w:type="dxa"/>
              <w:bottom w:w="50" w:type="dxa"/>
              <w:right w:w="80" w:type="dxa"/>
            </w:tcMar>
          </w:tcPr>
          <w:p w14:paraId="6D66116E" w14:textId="77777777" w:rsidR="00170137" w:rsidRDefault="001B5730">
            <w:pPr>
              <w:spacing w:before="40" w:after="40" w:line="252" w:lineRule="auto"/>
              <w:jc w:val="center"/>
            </w:pPr>
            <w:r>
              <w:rPr>
                <w:sz w:val="18"/>
              </w:rPr>
              <w:t>2</w:t>
            </w:r>
          </w:p>
        </w:tc>
        <w:tc>
          <w:tcPr>
            <w:tcW w:w="1080" w:type="dxa"/>
            <w:tcMar>
              <w:top w:w="50" w:type="dxa"/>
              <w:left w:w="80" w:type="dxa"/>
              <w:bottom w:w="50" w:type="dxa"/>
              <w:right w:w="80" w:type="dxa"/>
            </w:tcMar>
          </w:tcPr>
          <w:p w14:paraId="7FB798C0" w14:textId="77777777" w:rsidR="00170137" w:rsidRDefault="001B5730">
            <w:pPr>
              <w:spacing w:before="40" w:after="40" w:line="252" w:lineRule="auto"/>
              <w:jc w:val="center"/>
            </w:pPr>
            <w:r>
              <w:rPr>
                <w:sz w:val="18"/>
              </w:rPr>
              <w:t>2X</w:t>
            </w:r>
          </w:p>
        </w:tc>
        <w:tc>
          <w:tcPr>
            <w:tcW w:w="1206" w:type="dxa"/>
            <w:tcMar>
              <w:top w:w="50" w:type="dxa"/>
              <w:left w:w="80" w:type="dxa"/>
              <w:bottom w:w="50" w:type="dxa"/>
              <w:right w:w="80" w:type="dxa"/>
            </w:tcMar>
          </w:tcPr>
          <w:p w14:paraId="416BFE41" w14:textId="77777777" w:rsidR="00170137" w:rsidRDefault="001B5730">
            <w:pPr>
              <w:spacing w:before="40" w:after="40" w:line="252" w:lineRule="auto"/>
              <w:jc w:val="center"/>
            </w:pPr>
            <w:r>
              <w:rPr>
                <w:sz w:val="18"/>
              </w:rPr>
              <w:t>1</w:t>
            </w:r>
          </w:p>
        </w:tc>
      </w:tr>
      <w:tr w:rsidR="00170137" w14:paraId="301EE0D2" w14:textId="77777777" w:rsidTr="00672A2E">
        <w:trPr>
          <w:jc w:val="center"/>
        </w:trPr>
        <w:tc>
          <w:tcPr>
            <w:tcW w:w="1080" w:type="dxa"/>
            <w:shd w:val="clear" w:color="auto" w:fill="F8FAFC"/>
            <w:tcMar>
              <w:top w:w="50" w:type="dxa"/>
              <w:left w:w="80" w:type="dxa"/>
              <w:bottom w:w="50" w:type="dxa"/>
              <w:right w:w="80" w:type="dxa"/>
            </w:tcMar>
          </w:tcPr>
          <w:p w14:paraId="64449CE2" w14:textId="77777777" w:rsidR="00170137" w:rsidRDefault="001B5730">
            <w:pPr>
              <w:spacing w:before="40" w:after="40" w:line="252" w:lineRule="auto"/>
              <w:jc w:val="center"/>
            </w:pPr>
            <w:r>
              <w:rPr>
                <w:sz w:val="18"/>
              </w:rPr>
              <w:t>#30</w:t>
            </w:r>
          </w:p>
        </w:tc>
        <w:tc>
          <w:tcPr>
            <w:tcW w:w="1080" w:type="dxa"/>
            <w:shd w:val="clear" w:color="auto" w:fill="F8FAFC"/>
            <w:tcMar>
              <w:top w:w="50" w:type="dxa"/>
              <w:left w:w="80" w:type="dxa"/>
              <w:bottom w:w="50" w:type="dxa"/>
              <w:right w:w="80" w:type="dxa"/>
            </w:tcMar>
          </w:tcPr>
          <w:p w14:paraId="37437C11"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32FB7C95" w14:textId="77777777" w:rsidR="00170137" w:rsidRDefault="001B5730">
            <w:pPr>
              <w:spacing w:before="40" w:after="40" w:line="252" w:lineRule="auto"/>
              <w:jc w:val="center"/>
            </w:pPr>
            <w:r>
              <w:rPr>
                <w:sz w:val="18"/>
              </w:rPr>
              <w:t>12:00</w:t>
            </w:r>
          </w:p>
        </w:tc>
        <w:tc>
          <w:tcPr>
            <w:tcW w:w="936" w:type="dxa"/>
            <w:shd w:val="clear" w:color="auto" w:fill="F8FAFC"/>
            <w:tcMar>
              <w:top w:w="50" w:type="dxa"/>
              <w:left w:w="80" w:type="dxa"/>
              <w:bottom w:w="50" w:type="dxa"/>
              <w:right w:w="80" w:type="dxa"/>
            </w:tcMar>
          </w:tcPr>
          <w:p w14:paraId="74E722E3" w14:textId="77777777" w:rsidR="00170137" w:rsidRDefault="001B5730">
            <w:pPr>
              <w:spacing w:before="40" w:after="40" w:line="252" w:lineRule="auto"/>
              <w:jc w:val="center"/>
            </w:pPr>
            <w:r>
              <w:rPr>
                <w:sz w:val="18"/>
              </w:rPr>
              <w:t>W</w:t>
            </w:r>
          </w:p>
        </w:tc>
        <w:tc>
          <w:tcPr>
            <w:tcW w:w="936" w:type="dxa"/>
            <w:shd w:val="clear" w:color="auto" w:fill="F8FAFC"/>
            <w:tcMar>
              <w:top w:w="50" w:type="dxa"/>
              <w:left w:w="80" w:type="dxa"/>
              <w:bottom w:w="50" w:type="dxa"/>
              <w:right w:w="80" w:type="dxa"/>
            </w:tcMar>
          </w:tcPr>
          <w:p w14:paraId="62325899" w14:textId="77777777" w:rsidR="00170137" w:rsidRDefault="001B5730">
            <w:pPr>
              <w:spacing w:before="40" w:after="40" w:line="252" w:lineRule="auto"/>
              <w:jc w:val="center"/>
            </w:pPr>
            <w:r>
              <w:rPr>
                <w:sz w:val="18"/>
              </w:rPr>
              <w:t>E</w:t>
            </w:r>
          </w:p>
        </w:tc>
        <w:tc>
          <w:tcPr>
            <w:tcW w:w="1080" w:type="dxa"/>
            <w:shd w:val="clear" w:color="auto" w:fill="F8FAFC"/>
            <w:tcMar>
              <w:top w:w="50" w:type="dxa"/>
              <w:left w:w="80" w:type="dxa"/>
              <w:bottom w:w="50" w:type="dxa"/>
              <w:right w:w="80" w:type="dxa"/>
            </w:tcMar>
          </w:tcPr>
          <w:p w14:paraId="407DC26B" w14:textId="77777777" w:rsidR="00170137" w:rsidRDefault="001B5730">
            <w:pPr>
              <w:spacing w:before="40" w:after="40" w:line="252" w:lineRule="auto"/>
              <w:jc w:val="center"/>
            </w:pPr>
            <w:r>
              <w:rPr>
                <w:sz w:val="18"/>
              </w:rPr>
              <w:t>4</w:t>
            </w:r>
          </w:p>
        </w:tc>
        <w:tc>
          <w:tcPr>
            <w:tcW w:w="1080" w:type="dxa"/>
            <w:shd w:val="clear" w:color="auto" w:fill="F8FAFC"/>
            <w:tcMar>
              <w:top w:w="50" w:type="dxa"/>
              <w:left w:w="80" w:type="dxa"/>
              <w:bottom w:w="50" w:type="dxa"/>
              <w:right w:w="80" w:type="dxa"/>
            </w:tcMar>
          </w:tcPr>
          <w:p w14:paraId="33985EBC" w14:textId="77777777" w:rsidR="00170137" w:rsidRDefault="001B5730">
            <w:pPr>
              <w:spacing w:before="40" w:after="40" w:line="252" w:lineRule="auto"/>
              <w:jc w:val="center"/>
            </w:pPr>
            <w:r>
              <w:rPr>
                <w:sz w:val="18"/>
              </w:rPr>
              <w:t>4-</w:t>
            </w:r>
          </w:p>
        </w:tc>
        <w:tc>
          <w:tcPr>
            <w:tcW w:w="1206" w:type="dxa"/>
            <w:shd w:val="clear" w:color="auto" w:fill="F8FAFC"/>
            <w:tcMar>
              <w:top w:w="50" w:type="dxa"/>
              <w:left w:w="80" w:type="dxa"/>
              <w:bottom w:w="50" w:type="dxa"/>
              <w:right w:w="80" w:type="dxa"/>
            </w:tcMar>
          </w:tcPr>
          <w:p w14:paraId="7777204B" w14:textId="77777777" w:rsidR="00170137" w:rsidRDefault="001B5730">
            <w:pPr>
              <w:spacing w:before="40" w:after="40" w:line="252" w:lineRule="auto"/>
              <w:jc w:val="center"/>
            </w:pPr>
            <w:r>
              <w:rPr>
                <w:sz w:val="18"/>
              </w:rPr>
              <w:t>1</w:t>
            </w:r>
          </w:p>
        </w:tc>
      </w:tr>
      <w:tr w:rsidR="00170137" w14:paraId="0380AF3A" w14:textId="77777777" w:rsidTr="00672A2E">
        <w:trPr>
          <w:jc w:val="center"/>
        </w:trPr>
        <w:tc>
          <w:tcPr>
            <w:tcW w:w="1080" w:type="dxa"/>
            <w:tcMar>
              <w:top w:w="50" w:type="dxa"/>
              <w:left w:w="80" w:type="dxa"/>
              <w:bottom w:w="50" w:type="dxa"/>
              <w:right w:w="80" w:type="dxa"/>
            </w:tcMar>
          </w:tcPr>
          <w:p w14:paraId="2BA3B0A2" w14:textId="77777777" w:rsidR="00170137" w:rsidRDefault="001B5730">
            <w:pPr>
              <w:spacing w:before="40" w:after="40" w:line="252" w:lineRule="auto"/>
              <w:jc w:val="center"/>
            </w:pPr>
            <w:r>
              <w:rPr>
                <w:sz w:val="18"/>
              </w:rPr>
              <w:t>#32</w:t>
            </w:r>
          </w:p>
        </w:tc>
        <w:tc>
          <w:tcPr>
            <w:tcW w:w="1080" w:type="dxa"/>
            <w:tcMar>
              <w:top w:w="50" w:type="dxa"/>
              <w:left w:w="80" w:type="dxa"/>
              <w:bottom w:w="50" w:type="dxa"/>
              <w:right w:w="80" w:type="dxa"/>
            </w:tcMar>
          </w:tcPr>
          <w:p w14:paraId="41BBF03F"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61FC7FF8" w14:textId="77777777" w:rsidR="00170137" w:rsidRDefault="001B5730">
            <w:pPr>
              <w:spacing w:before="40" w:after="40" w:line="252" w:lineRule="auto"/>
              <w:jc w:val="center"/>
            </w:pPr>
            <w:r>
              <w:rPr>
                <w:sz w:val="18"/>
              </w:rPr>
              <w:t>12:30</w:t>
            </w:r>
          </w:p>
        </w:tc>
        <w:tc>
          <w:tcPr>
            <w:tcW w:w="936" w:type="dxa"/>
            <w:tcMar>
              <w:top w:w="50" w:type="dxa"/>
              <w:left w:w="80" w:type="dxa"/>
              <w:bottom w:w="50" w:type="dxa"/>
              <w:right w:w="80" w:type="dxa"/>
            </w:tcMar>
          </w:tcPr>
          <w:p w14:paraId="2EC63A31" w14:textId="77777777" w:rsidR="00170137" w:rsidRDefault="001B5730">
            <w:pPr>
              <w:spacing w:before="40" w:after="40" w:line="252" w:lineRule="auto"/>
              <w:jc w:val="center"/>
            </w:pPr>
            <w:r>
              <w:rPr>
                <w:sz w:val="18"/>
              </w:rPr>
              <w:t>Mix</w:t>
            </w:r>
          </w:p>
        </w:tc>
        <w:tc>
          <w:tcPr>
            <w:tcW w:w="936" w:type="dxa"/>
            <w:tcMar>
              <w:top w:w="50" w:type="dxa"/>
              <w:left w:w="80" w:type="dxa"/>
              <w:bottom w:w="50" w:type="dxa"/>
              <w:right w:w="80" w:type="dxa"/>
            </w:tcMar>
          </w:tcPr>
          <w:p w14:paraId="05B32F43" w14:textId="77777777" w:rsidR="00170137" w:rsidRDefault="001B5730">
            <w:pPr>
              <w:spacing w:before="40" w:after="40" w:line="252" w:lineRule="auto"/>
              <w:jc w:val="center"/>
            </w:pPr>
            <w:r>
              <w:rPr>
                <w:sz w:val="18"/>
              </w:rPr>
              <w:t>C</w:t>
            </w:r>
          </w:p>
        </w:tc>
        <w:tc>
          <w:tcPr>
            <w:tcW w:w="1080" w:type="dxa"/>
            <w:tcMar>
              <w:top w:w="50" w:type="dxa"/>
              <w:left w:w="80" w:type="dxa"/>
              <w:bottom w:w="50" w:type="dxa"/>
              <w:right w:w="80" w:type="dxa"/>
            </w:tcMar>
          </w:tcPr>
          <w:p w14:paraId="4628DF6D" w14:textId="77777777" w:rsidR="00170137" w:rsidRDefault="001B5730">
            <w:pPr>
              <w:spacing w:before="40" w:after="40" w:line="252" w:lineRule="auto"/>
              <w:jc w:val="center"/>
            </w:pPr>
            <w:r>
              <w:rPr>
                <w:sz w:val="18"/>
              </w:rPr>
              <w:t>2</w:t>
            </w:r>
          </w:p>
        </w:tc>
        <w:tc>
          <w:tcPr>
            <w:tcW w:w="1080" w:type="dxa"/>
            <w:tcMar>
              <w:top w:w="50" w:type="dxa"/>
              <w:left w:w="80" w:type="dxa"/>
              <w:bottom w:w="50" w:type="dxa"/>
              <w:right w:w="80" w:type="dxa"/>
            </w:tcMar>
          </w:tcPr>
          <w:p w14:paraId="29103A61" w14:textId="77777777" w:rsidR="00170137" w:rsidRDefault="001B5730">
            <w:pPr>
              <w:spacing w:before="40" w:after="40" w:line="252" w:lineRule="auto"/>
              <w:jc w:val="center"/>
            </w:pPr>
            <w:r>
              <w:rPr>
                <w:sz w:val="18"/>
              </w:rPr>
              <w:t>2X</w:t>
            </w:r>
          </w:p>
        </w:tc>
        <w:tc>
          <w:tcPr>
            <w:tcW w:w="1206" w:type="dxa"/>
            <w:tcMar>
              <w:top w:w="50" w:type="dxa"/>
              <w:left w:w="80" w:type="dxa"/>
              <w:bottom w:w="50" w:type="dxa"/>
              <w:right w:w="80" w:type="dxa"/>
            </w:tcMar>
          </w:tcPr>
          <w:p w14:paraId="6E9C76A6" w14:textId="77777777" w:rsidR="00170137" w:rsidRDefault="001B5730">
            <w:pPr>
              <w:spacing w:before="40" w:after="40" w:line="252" w:lineRule="auto"/>
              <w:jc w:val="center"/>
            </w:pPr>
            <w:r>
              <w:rPr>
                <w:sz w:val="18"/>
              </w:rPr>
              <w:t>1</w:t>
            </w:r>
          </w:p>
        </w:tc>
      </w:tr>
      <w:tr w:rsidR="00170137" w14:paraId="1BF4422F" w14:textId="77777777" w:rsidTr="00672A2E">
        <w:trPr>
          <w:jc w:val="center"/>
        </w:trPr>
        <w:tc>
          <w:tcPr>
            <w:tcW w:w="1080" w:type="dxa"/>
            <w:shd w:val="clear" w:color="auto" w:fill="F8FAFC"/>
            <w:tcMar>
              <w:top w:w="50" w:type="dxa"/>
              <w:left w:w="80" w:type="dxa"/>
              <w:bottom w:w="50" w:type="dxa"/>
              <w:right w:w="80" w:type="dxa"/>
            </w:tcMar>
          </w:tcPr>
          <w:p w14:paraId="7ACEED5A" w14:textId="77777777" w:rsidR="00170137" w:rsidRDefault="001B5730">
            <w:pPr>
              <w:spacing w:before="40" w:after="40" w:line="252" w:lineRule="auto"/>
              <w:jc w:val="center"/>
            </w:pPr>
            <w:r>
              <w:rPr>
                <w:sz w:val="18"/>
              </w:rPr>
              <w:t>#36</w:t>
            </w:r>
          </w:p>
        </w:tc>
        <w:tc>
          <w:tcPr>
            <w:tcW w:w="1080" w:type="dxa"/>
            <w:shd w:val="clear" w:color="auto" w:fill="F8FAFC"/>
            <w:tcMar>
              <w:top w:w="50" w:type="dxa"/>
              <w:left w:w="80" w:type="dxa"/>
              <w:bottom w:w="50" w:type="dxa"/>
              <w:right w:w="80" w:type="dxa"/>
            </w:tcMar>
          </w:tcPr>
          <w:p w14:paraId="6F74991E"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672304D0" w14:textId="77777777" w:rsidR="00170137" w:rsidRDefault="001B5730">
            <w:pPr>
              <w:spacing w:before="40" w:after="40" w:line="252" w:lineRule="auto"/>
              <w:jc w:val="center"/>
            </w:pPr>
            <w:r>
              <w:rPr>
                <w:sz w:val="18"/>
              </w:rPr>
              <w:t>13:10</w:t>
            </w:r>
          </w:p>
        </w:tc>
        <w:tc>
          <w:tcPr>
            <w:tcW w:w="936" w:type="dxa"/>
            <w:shd w:val="clear" w:color="auto" w:fill="F8FAFC"/>
            <w:tcMar>
              <w:top w:w="50" w:type="dxa"/>
              <w:left w:w="80" w:type="dxa"/>
              <w:bottom w:w="50" w:type="dxa"/>
              <w:right w:w="80" w:type="dxa"/>
            </w:tcMar>
          </w:tcPr>
          <w:p w14:paraId="457C9593" w14:textId="77777777" w:rsidR="00170137" w:rsidRDefault="001B5730">
            <w:pPr>
              <w:spacing w:before="40" w:after="40" w:line="252" w:lineRule="auto"/>
              <w:jc w:val="center"/>
            </w:pPr>
            <w:r>
              <w:rPr>
                <w:sz w:val="18"/>
              </w:rPr>
              <w:t>Mix</w:t>
            </w:r>
          </w:p>
        </w:tc>
        <w:tc>
          <w:tcPr>
            <w:tcW w:w="936" w:type="dxa"/>
            <w:shd w:val="clear" w:color="auto" w:fill="F8FAFC"/>
            <w:tcMar>
              <w:top w:w="50" w:type="dxa"/>
              <w:left w:w="80" w:type="dxa"/>
              <w:bottom w:w="50" w:type="dxa"/>
              <w:right w:w="80" w:type="dxa"/>
            </w:tcMar>
          </w:tcPr>
          <w:p w14:paraId="57830576" w14:textId="77777777" w:rsidR="00170137" w:rsidRDefault="001B5730">
            <w:pPr>
              <w:spacing w:before="40" w:after="40" w:line="252" w:lineRule="auto"/>
              <w:jc w:val="center"/>
            </w:pPr>
            <w:r>
              <w:rPr>
                <w:sz w:val="18"/>
              </w:rPr>
              <w:t>D</w:t>
            </w:r>
          </w:p>
        </w:tc>
        <w:tc>
          <w:tcPr>
            <w:tcW w:w="1080" w:type="dxa"/>
            <w:shd w:val="clear" w:color="auto" w:fill="F8FAFC"/>
            <w:tcMar>
              <w:top w:w="50" w:type="dxa"/>
              <w:left w:w="80" w:type="dxa"/>
              <w:bottom w:w="50" w:type="dxa"/>
              <w:right w:w="80" w:type="dxa"/>
            </w:tcMar>
          </w:tcPr>
          <w:p w14:paraId="587570A2" w14:textId="77777777" w:rsidR="00170137" w:rsidRDefault="001B5730">
            <w:pPr>
              <w:spacing w:before="40" w:after="40" w:line="252" w:lineRule="auto"/>
              <w:jc w:val="center"/>
            </w:pPr>
            <w:r>
              <w:rPr>
                <w:sz w:val="18"/>
              </w:rPr>
              <w:t>2</w:t>
            </w:r>
          </w:p>
        </w:tc>
        <w:tc>
          <w:tcPr>
            <w:tcW w:w="1080" w:type="dxa"/>
            <w:shd w:val="clear" w:color="auto" w:fill="F8FAFC"/>
            <w:tcMar>
              <w:top w:w="50" w:type="dxa"/>
              <w:left w:w="80" w:type="dxa"/>
              <w:bottom w:w="50" w:type="dxa"/>
              <w:right w:w="80" w:type="dxa"/>
            </w:tcMar>
          </w:tcPr>
          <w:p w14:paraId="2C6EDEDB" w14:textId="77777777" w:rsidR="00170137" w:rsidRDefault="001B5730">
            <w:pPr>
              <w:spacing w:before="40" w:after="40" w:line="252" w:lineRule="auto"/>
              <w:jc w:val="center"/>
            </w:pPr>
            <w:r>
              <w:rPr>
                <w:sz w:val="18"/>
              </w:rPr>
              <w:t>2X</w:t>
            </w:r>
          </w:p>
        </w:tc>
        <w:tc>
          <w:tcPr>
            <w:tcW w:w="1206" w:type="dxa"/>
            <w:shd w:val="clear" w:color="auto" w:fill="F8FAFC"/>
            <w:tcMar>
              <w:top w:w="50" w:type="dxa"/>
              <w:left w:w="80" w:type="dxa"/>
              <w:bottom w:w="50" w:type="dxa"/>
              <w:right w:w="80" w:type="dxa"/>
            </w:tcMar>
          </w:tcPr>
          <w:p w14:paraId="34682F88" w14:textId="77777777" w:rsidR="00170137" w:rsidRDefault="001B5730">
            <w:pPr>
              <w:spacing w:before="40" w:after="40" w:line="252" w:lineRule="auto"/>
              <w:jc w:val="center"/>
            </w:pPr>
            <w:r>
              <w:rPr>
                <w:sz w:val="18"/>
              </w:rPr>
              <w:t>1</w:t>
            </w:r>
          </w:p>
        </w:tc>
      </w:tr>
      <w:tr w:rsidR="00170137" w14:paraId="689758E5" w14:textId="77777777" w:rsidTr="00672A2E">
        <w:trPr>
          <w:jc w:val="center"/>
        </w:trPr>
        <w:tc>
          <w:tcPr>
            <w:tcW w:w="1080" w:type="dxa"/>
            <w:tcMar>
              <w:top w:w="50" w:type="dxa"/>
              <w:left w:w="80" w:type="dxa"/>
              <w:bottom w:w="50" w:type="dxa"/>
              <w:right w:w="80" w:type="dxa"/>
            </w:tcMar>
          </w:tcPr>
          <w:p w14:paraId="049BCD62" w14:textId="77777777" w:rsidR="00170137" w:rsidRDefault="001B5730">
            <w:pPr>
              <w:spacing w:before="40" w:after="40" w:line="252" w:lineRule="auto"/>
              <w:jc w:val="center"/>
            </w:pPr>
            <w:r>
              <w:rPr>
                <w:sz w:val="18"/>
              </w:rPr>
              <w:t>#41</w:t>
            </w:r>
          </w:p>
        </w:tc>
        <w:tc>
          <w:tcPr>
            <w:tcW w:w="1080" w:type="dxa"/>
            <w:tcMar>
              <w:top w:w="50" w:type="dxa"/>
              <w:left w:w="80" w:type="dxa"/>
              <w:bottom w:w="50" w:type="dxa"/>
              <w:right w:w="80" w:type="dxa"/>
            </w:tcMar>
          </w:tcPr>
          <w:p w14:paraId="6822E6F1"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1E028A30" w14:textId="77777777" w:rsidR="00170137" w:rsidRDefault="001B5730">
            <w:pPr>
              <w:spacing w:before="40" w:after="40" w:line="252" w:lineRule="auto"/>
              <w:jc w:val="center"/>
            </w:pPr>
            <w:r>
              <w:rPr>
                <w:sz w:val="18"/>
              </w:rPr>
              <w:t>14:00</w:t>
            </w:r>
          </w:p>
        </w:tc>
        <w:tc>
          <w:tcPr>
            <w:tcW w:w="936" w:type="dxa"/>
            <w:tcMar>
              <w:top w:w="50" w:type="dxa"/>
              <w:left w:w="80" w:type="dxa"/>
              <w:bottom w:w="50" w:type="dxa"/>
              <w:right w:w="80" w:type="dxa"/>
            </w:tcMar>
          </w:tcPr>
          <w:p w14:paraId="627C16B9" w14:textId="77777777" w:rsidR="00170137" w:rsidRDefault="001B5730">
            <w:pPr>
              <w:spacing w:before="40" w:after="40" w:line="252" w:lineRule="auto"/>
              <w:jc w:val="center"/>
            </w:pPr>
            <w:r>
              <w:rPr>
                <w:sz w:val="18"/>
              </w:rPr>
              <w:t>W</w:t>
            </w:r>
          </w:p>
        </w:tc>
        <w:tc>
          <w:tcPr>
            <w:tcW w:w="936" w:type="dxa"/>
            <w:tcMar>
              <w:top w:w="50" w:type="dxa"/>
              <w:left w:w="80" w:type="dxa"/>
              <w:bottom w:w="50" w:type="dxa"/>
              <w:right w:w="80" w:type="dxa"/>
            </w:tcMar>
          </w:tcPr>
          <w:p w14:paraId="4D809564" w14:textId="77777777" w:rsidR="00170137" w:rsidRDefault="001B5730">
            <w:pPr>
              <w:spacing w:before="40" w:after="40" w:line="252" w:lineRule="auto"/>
              <w:jc w:val="center"/>
            </w:pPr>
            <w:r>
              <w:rPr>
                <w:sz w:val="18"/>
              </w:rPr>
              <w:t>C</w:t>
            </w:r>
          </w:p>
        </w:tc>
        <w:tc>
          <w:tcPr>
            <w:tcW w:w="1080" w:type="dxa"/>
            <w:tcMar>
              <w:top w:w="50" w:type="dxa"/>
              <w:left w:w="80" w:type="dxa"/>
              <w:bottom w:w="50" w:type="dxa"/>
              <w:right w:w="80" w:type="dxa"/>
            </w:tcMar>
          </w:tcPr>
          <w:p w14:paraId="58F00387" w14:textId="77777777" w:rsidR="00170137" w:rsidRDefault="001B5730">
            <w:pPr>
              <w:spacing w:before="40" w:after="40" w:line="252" w:lineRule="auto"/>
              <w:jc w:val="center"/>
            </w:pPr>
            <w:r>
              <w:rPr>
                <w:sz w:val="18"/>
              </w:rPr>
              <w:t>1</w:t>
            </w:r>
          </w:p>
        </w:tc>
        <w:tc>
          <w:tcPr>
            <w:tcW w:w="1080" w:type="dxa"/>
            <w:tcMar>
              <w:top w:w="50" w:type="dxa"/>
              <w:left w:w="80" w:type="dxa"/>
              <w:bottom w:w="50" w:type="dxa"/>
              <w:right w:w="80" w:type="dxa"/>
            </w:tcMar>
          </w:tcPr>
          <w:p w14:paraId="0AC448F5" w14:textId="77777777" w:rsidR="00170137" w:rsidRDefault="001B5730">
            <w:pPr>
              <w:spacing w:before="40" w:after="40" w:line="252" w:lineRule="auto"/>
              <w:jc w:val="center"/>
            </w:pPr>
            <w:r>
              <w:rPr>
                <w:sz w:val="18"/>
              </w:rPr>
              <w:t>1X</w:t>
            </w:r>
          </w:p>
        </w:tc>
        <w:tc>
          <w:tcPr>
            <w:tcW w:w="1206" w:type="dxa"/>
            <w:tcMar>
              <w:top w:w="50" w:type="dxa"/>
              <w:left w:w="80" w:type="dxa"/>
              <w:bottom w:w="50" w:type="dxa"/>
              <w:right w:w="80" w:type="dxa"/>
            </w:tcMar>
          </w:tcPr>
          <w:p w14:paraId="272F9C99" w14:textId="77777777" w:rsidR="00170137" w:rsidRDefault="001B5730">
            <w:pPr>
              <w:spacing w:before="40" w:after="40" w:line="252" w:lineRule="auto"/>
              <w:jc w:val="center"/>
            </w:pPr>
            <w:r>
              <w:rPr>
                <w:sz w:val="18"/>
              </w:rPr>
              <w:t>1</w:t>
            </w:r>
          </w:p>
        </w:tc>
      </w:tr>
      <w:tr w:rsidR="00170137" w14:paraId="1F6DC793" w14:textId="77777777" w:rsidTr="00672A2E">
        <w:trPr>
          <w:jc w:val="center"/>
        </w:trPr>
        <w:tc>
          <w:tcPr>
            <w:tcW w:w="1080" w:type="dxa"/>
            <w:shd w:val="clear" w:color="auto" w:fill="F8FAFC"/>
            <w:tcMar>
              <w:top w:w="50" w:type="dxa"/>
              <w:left w:w="80" w:type="dxa"/>
              <w:bottom w:w="50" w:type="dxa"/>
              <w:right w:w="80" w:type="dxa"/>
            </w:tcMar>
          </w:tcPr>
          <w:p w14:paraId="113A35B1" w14:textId="77777777" w:rsidR="00170137" w:rsidRDefault="001B5730">
            <w:pPr>
              <w:spacing w:before="40" w:after="40" w:line="252" w:lineRule="auto"/>
              <w:jc w:val="center"/>
            </w:pPr>
            <w:r>
              <w:rPr>
                <w:sz w:val="18"/>
              </w:rPr>
              <w:lastRenderedPageBreak/>
              <w:t>#46</w:t>
            </w:r>
          </w:p>
        </w:tc>
        <w:tc>
          <w:tcPr>
            <w:tcW w:w="1080" w:type="dxa"/>
            <w:shd w:val="clear" w:color="auto" w:fill="F8FAFC"/>
            <w:tcMar>
              <w:top w:w="50" w:type="dxa"/>
              <w:left w:w="80" w:type="dxa"/>
              <w:bottom w:w="50" w:type="dxa"/>
              <w:right w:w="80" w:type="dxa"/>
            </w:tcMar>
          </w:tcPr>
          <w:p w14:paraId="012A7B61"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55CBF4EE" w14:textId="77777777" w:rsidR="00170137" w:rsidRDefault="001B5730">
            <w:pPr>
              <w:spacing w:before="40" w:after="40" w:line="252" w:lineRule="auto"/>
              <w:jc w:val="center"/>
            </w:pPr>
            <w:r>
              <w:rPr>
                <w:sz w:val="18"/>
              </w:rPr>
              <w:t>14:30</w:t>
            </w:r>
          </w:p>
        </w:tc>
        <w:tc>
          <w:tcPr>
            <w:tcW w:w="936" w:type="dxa"/>
            <w:shd w:val="clear" w:color="auto" w:fill="F8FAFC"/>
            <w:tcMar>
              <w:top w:w="50" w:type="dxa"/>
              <w:left w:w="80" w:type="dxa"/>
              <w:bottom w:w="50" w:type="dxa"/>
              <w:right w:w="80" w:type="dxa"/>
            </w:tcMar>
          </w:tcPr>
          <w:p w14:paraId="0C802D40" w14:textId="77777777" w:rsidR="00170137" w:rsidRDefault="001B5730">
            <w:pPr>
              <w:spacing w:before="40" w:after="40" w:line="252" w:lineRule="auto"/>
              <w:jc w:val="center"/>
            </w:pPr>
            <w:r>
              <w:rPr>
                <w:sz w:val="18"/>
              </w:rPr>
              <w:t>Mix</w:t>
            </w:r>
          </w:p>
        </w:tc>
        <w:tc>
          <w:tcPr>
            <w:tcW w:w="936" w:type="dxa"/>
            <w:shd w:val="clear" w:color="auto" w:fill="F8FAFC"/>
            <w:tcMar>
              <w:top w:w="50" w:type="dxa"/>
              <w:left w:w="80" w:type="dxa"/>
              <w:bottom w:w="50" w:type="dxa"/>
              <w:right w:w="80" w:type="dxa"/>
            </w:tcMar>
          </w:tcPr>
          <w:p w14:paraId="2C54A693" w14:textId="77777777" w:rsidR="00170137" w:rsidRDefault="001B5730">
            <w:pPr>
              <w:spacing w:before="40" w:after="40" w:line="252" w:lineRule="auto"/>
              <w:jc w:val="center"/>
            </w:pPr>
            <w:r>
              <w:rPr>
                <w:sz w:val="18"/>
              </w:rPr>
              <w:t>E</w:t>
            </w:r>
          </w:p>
        </w:tc>
        <w:tc>
          <w:tcPr>
            <w:tcW w:w="1080" w:type="dxa"/>
            <w:shd w:val="clear" w:color="auto" w:fill="F8FAFC"/>
            <w:tcMar>
              <w:top w:w="50" w:type="dxa"/>
              <w:left w:w="80" w:type="dxa"/>
              <w:bottom w:w="50" w:type="dxa"/>
              <w:right w:w="80" w:type="dxa"/>
            </w:tcMar>
          </w:tcPr>
          <w:p w14:paraId="46872354" w14:textId="77777777" w:rsidR="00170137" w:rsidRDefault="001B5730">
            <w:pPr>
              <w:spacing w:before="40" w:after="40" w:line="252" w:lineRule="auto"/>
              <w:jc w:val="center"/>
            </w:pPr>
            <w:r>
              <w:rPr>
                <w:sz w:val="18"/>
              </w:rPr>
              <w:t>2</w:t>
            </w:r>
          </w:p>
        </w:tc>
        <w:tc>
          <w:tcPr>
            <w:tcW w:w="1080" w:type="dxa"/>
            <w:shd w:val="clear" w:color="auto" w:fill="F8FAFC"/>
            <w:tcMar>
              <w:top w:w="50" w:type="dxa"/>
              <w:left w:w="80" w:type="dxa"/>
              <w:bottom w:w="50" w:type="dxa"/>
              <w:right w:w="80" w:type="dxa"/>
            </w:tcMar>
          </w:tcPr>
          <w:p w14:paraId="496323C2" w14:textId="77777777" w:rsidR="00170137" w:rsidRDefault="001B5730">
            <w:pPr>
              <w:spacing w:before="40" w:after="40" w:line="252" w:lineRule="auto"/>
              <w:jc w:val="center"/>
            </w:pPr>
            <w:r>
              <w:rPr>
                <w:sz w:val="18"/>
              </w:rPr>
              <w:t>2X</w:t>
            </w:r>
          </w:p>
        </w:tc>
        <w:tc>
          <w:tcPr>
            <w:tcW w:w="1206" w:type="dxa"/>
            <w:shd w:val="clear" w:color="auto" w:fill="F8FAFC"/>
            <w:tcMar>
              <w:top w:w="50" w:type="dxa"/>
              <w:left w:w="80" w:type="dxa"/>
              <w:bottom w:w="50" w:type="dxa"/>
              <w:right w:w="80" w:type="dxa"/>
            </w:tcMar>
          </w:tcPr>
          <w:p w14:paraId="7B5FA5EF" w14:textId="77777777" w:rsidR="00170137" w:rsidRDefault="001B5730">
            <w:pPr>
              <w:spacing w:before="40" w:after="40" w:line="252" w:lineRule="auto"/>
              <w:jc w:val="center"/>
            </w:pPr>
            <w:r>
              <w:rPr>
                <w:sz w:val="18"/>
              </w:rPr>
              <w:t>1</w:t>
            </w:r>
          </w:p>
        </w:tc>
      </w:tr>
      <w:tr w:rsidR="00170137" w14:paraId="125D3B13" w14:textId="77777777" w:rsidTr="00672A2E">
        <w:trPr>
          <w:jc w:val="center"/>
        </w:trPr>
        <w:tc>
          <w:tcPr>
            <w:tcW w:w="1080" w:type="dxa"/>
            <w:tcMar>
              <w:top w:w="50" w:type="dxa"/>
              <w:left w:w="80" w:type="dxa"/>
              <w:bottom w:w="50" w:type="dxa"/>
              <w:right w:w="80" w:type="dxa"/>
            </w:tcMar>
          </w:tcPr>
          <w:p w14:paraId="518E0EB8" w14:textId="77777777" w:rsidR="00170137" w:rsidRDefault="001B5730">
            <w:pPr>
              <w:spacing w:before="40" w:after="40" w:line="252" w:lineRule="auto"/>
              <w:jc w:val="center"/>
            </w:pPr>
            <w:r>
              <w:rPr>
                <w:sz w:val="18"/>
              </w:rPr>
              <w:t>#48</w:t>
            </w:r>
          </w:p>
        </w:tc>
        <w:tc>
          <w:tcPr>
            <w:tcW w:w="1080" w:type="dxa"/>
            <w:tcMar>
              <w:top w:w="50" w:type="dxa"/>
              <w:left w:w="80" w:type="dxa"/>
              <w:bottom w:w="50" w:type="dxa"/>
              <w:right w:w="80" w:type="dxa"/>
            </w:tcMar>
          </w:tcPr>
          <w:p w14:paraId="51D78B26"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550216A2" w14:textId="77777777" w:rsidR="00170137" w:rsidRDefault="001B5730">
            <w:pPr>
              <w:spacing w:before="40" w:after="40" w:line="252" w:lineRule="auto"/>
              <w:jc w:val="center"/>
            </w:pPr>
            <w:r>
              <w:rPr>
                <w:sz w:val="18"/>
              </w:rPr>
              <w:t>15:00</w:t>
            </w:r>
          </w:p>
        </w:tc>
        <w:tc>
          <w:tcPr>
            <w:tcW w:w="936" w:type="dxa"/>
            <w:tcMar>
              <w:top w:w="50" w:type="dxa"/>
              <w:left w:w="80" w:type="dxa"/>
              <w:bottom w:w="50" w:type="dxa"/>
              <w:right w:w="80" w:type="dxa"/>
            </w:tcMar>
          </w:tcPr>
          <w:p w14:paraId="4C2B18EC" w14:textId="77777777" w:rsidR="00170137" w:rsidRDefault="001B5730">
            <w:pPr>
              <w:spacing w:before="40" w:after="40" w:line="252" w:lineRule="auto"/>
              <w:jc w:val="center"/>
            </w:pPr>
            <w:r>
              <w:rPr>
                <w:sz w:val="18"/>
              </w:rPr>
              <w:t>M</w:t>
            </w:r>
          </w:p>
        </w:tc>
        <w:tc>
          <w:tcPr>
            <w:tcW w:w="936" w:type="dxa"/>
            <w:tcMar>
              <w:top w:w="50" w:type="dxa"/>
              <w:left w:w="80" w:type="dxa"/>
              <w:bottom w:w="50" w:type="dxa"/>
              <w:right w:w="80" w:type="dxa"/>
            </w:tcMar>
          </w:tcPr>
          <w:p w14:paraId="2C67E7EF" w14:textId="77777777" w:rsidR="00170137" w:rsidRDefault="001B5730">
            <w:pPr>
              <w:spacing w:before="40" w:after="40" w:line="252" w:lineRule="auto"/>
              <w:jc w:val="center"/>
            </w:pPr>
            <w:r>
              <w:rPr>
                <w:sz w:val="18"/>
              </w:rPr>
              <w:t>G</w:t>
            </w:r>
          </w:p>
        </w:tc>
        <w:tc>
          <w:tcPr>
            <w:tcW w:w="1080" w:type="dxa"/>
            <w:tcMar>
              <w:top w:w="50" w:type="dxa"/>
              <w:left w:w="80" w:type="dxa"/>
              <w:bottom w:w="50" w:type="dxa"/>
              <w:right w:w="80" w:type="dxa"/>
            </w:tcMar>
          </w:tcPr>
          <w:p w14:paraId="29397944" w14:textId="77777777" w:rsidR="00170137" w:rsidRDefault="001B5730">
            <w:pPr>
              <w:spacing w:before="40" w:after="40" w:line="252" w:lineRule="auto"/>
              <w:jc w:val="center"/>
            </w:pPr>
            <w:r>
              <w:rPr>
                <w:sz w:val="18"/>
              </w:rPr>
              <w:t>1</w:t>
            </w:r>
          </w:p>
        </w:tc>
        <w:tc>
          <w:tcPr>
            <w:tcW w:w="1080" w:type="dxa"/>
            <w:tcMar>
              <w:top w:w="50" w:type="dxa"/>
              <w:left w:w="80" w:type="dxa"/>
              <w:bottom w:w="50" w:type="dxa"/>
              <w:right w:w="80" w:type="dxa"/>
            </w:tcMar>
          </w:tcPr>
          <w:p w14:paraId="1CEDFD72" w14:textId="77777777" w:rsidR="00170137" w:rsidRDefault="001B5730">
            <w:pPr>
              <w:spacing w:before="40" w:after="40" w:line="252" w:lineRule="auto"/>
              <w:jc w:val="center"/>
            </w:pPr>
            <w:r>
              <w:rPr>
                <w:sz w:val="18"/>
              </w:rPr>
              <w:t>1X</w:t>
            </w:r>
          </w:p>
        </w:tc>
        <w:tc>
          <w:tcPr>
            <w:tcW w:w="1206" w:type="dxa"/>
            <w:tcMar>
              <w:top w:w="50" w:type="dxa"/>
              <w:left w:w="80" w:type="dxa"/>
              <w:bottom w:w="50" w:type="dxa"/>
              <w:right w:w="80" w:type="dxa"/>
            </w:tcMar>
          </w:tcPr>
          <w:p w14:paraId="7120CCC9" w14:textId="77777777" w:rsidR="00170137" w:rsidRDefault="001B5730">
            <w:pPr>
              <w:spacing w:before="40" w:after="40" w:line="252" w:lineRule="auto"/>
              <w:jc w:val="center"/>
            </w:pPr>
            <w:r>
              <w:rPr>
                <w:sz w:val="18"/>
              </w:rPr>
              <w:t>1</w:t>
            </w:r>
          </w:p>
        </w:tc>
      </w:tr>
      <w:tr w:rsidR="00170137" w14:paraId="0934634D" w14:textId="77777777" w:rsidTr="00672A2E">
        <w:trPr>
          <w:jc w:val="center"/>
        </w:trPr>
        <w:tc>
          <w:tcPr>
            <w:tcW w:w="1080" w:type="dxa"/>
            <w:shd w:val="clear" w:color="auto" w:fill="F8FAFC"/>
            <w:tcMar>
              <w:top w:w="50" w:type="dxa"/>
              <w:left w:w="80" w:type="dxa"/>
              <w:bottom w:w="50" w:type="dxa"/>
              <w:right w:w="80" w:type="dxa"/>
            </w:tcMar>
          </w:tcPr>
          <w:p w14:paraId="1DB00BB7" w14:textId="77777777" w:rsidR="00170137" w:rsidRDefault="001B5730">
            <w:pPr>
              <w:spacing w:before="40" w:after="40" w:line="252" w:lineRule="auto"/>
              <w:jc w:val="center"/>
            </w:pPr>
            <w:r>
              <w:rPr>
                <w:sz w:val="18"/>
              </w:rPr>
              <w:t>#53</w:t>
            </w:r>
          </w:p>
        </w:tc>
        <w:tc>
          <w:tcPr>
            <w:tcW w:w="1080" w:type="dxa"/>
            <w:shd w:val="clear" w:color="auto" w:fill="F8FAFC"/>
            <w:tcMar>
              <w:top w:w="50" w:type="dxa"/>
              <w:left w:w="80" w:type="dxa"/>
              <w:bottom w:w="50" w:type="dxa"/>
              <w:right w:w="80" w:type="dxa"/>
            </w:tcMar>
          </w:tcPr>
          <w:p w14:paraId="05BE2DB9"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6BECB532" w14:textId="77777777" w:rsidR="00170137" w:rsidRDefault="001B5730">
            <w:pPr>
              <w:spacing w:before="40" w:after="40" w:line="252" w:lineRule="auto"/>
              <w:jc w:val="center"/>
            </w:pPr>
            <w:r>
              <w:rPr>
                <w:sz w:val="18"/>
              </w:rPr>
              <w:t>15:40</w:t>
            </w:r>
          </w:p>
        </w:tc>
        <w:tc>
          <w:tcPr>
            <w:tcW w:w="936" w:type="dxa"/>
            <w:shd w:val="clear" w:color="auto" w:fill="F8FAFC"/>
            <w:tcMar>
              <w:top w:w="50" w:type="dxa"/>
              <w:left w:w="80" w:type="dxa"/>
              <w:bottom w:w="50" w:type="dxa"/>
              <w:right w:w="80" w:type="dxa"/>
            </w:tcMar>
          </w:tcPr>
          <w:p w14:paraId="72F038B2" w14:textId="77777777" w:rsidR="00170137" w:rsidRDefault="001B5730">
            <w:pPr>
              <w:spacing w:before="40" w:after="40" w:line="252" w:lineRule="auto"/>
              <w:jc w:val="center"/>
            </w:pPr>
            <w:r>
              <w:rPr>
                <w:sz w:val="18"/>
              </w:rPr>
              <w:t>M</w:t>
            </w:r>
          </w:p>
        </w:tc>
        <w:tc>
          <w:tcPr>
            <w:tcW w:w="936" w:type="dxa"/>
            <w:shd w:val="clear" w:color="auto" w:fill="F8FAFC"/>
            <w:tcMar>
              <w:top w:w="50" w:type="dxa"/>
              <w:left w:w="80" w:type="dxa"/>
              <w:bottom w:w="50" w:type="dxa"/>
              <w:right w:w="80" w:type="dxa"/>
            </w:tcMar>
          </w:tcPr>
          <w:p w14:paraId="04BBF67C" w14:textId="77777777" w:rsidR="00170137" w:rsidRDefault="001B5730">
            <w:pPr>
              <w:spacing w:before="40" w:after="40" w:line="252" w:lineRule="auto"/>
              <w:jc w:val="center"/>
            </w:pPr>
            <w:r>
              <w:rPr>
                <w:sz w:val="18"/>
              </w:rPr>
              <w:t>F</w:t>
            </w:r>
          </w:p>
        </w:tc>
        <w:tc>
          <w:tcPr>
            <w:tcW w:w="1080" w:type="dxa"/>
            <w:shd w:val="clear" w:color="auto" w:fill="F8FAFC"/>
            <w:tcMar>
              <w:top w:w="50" w:type="dxa"/>
              <w:left w:w="80" w:type="dxa"/>
              <w:bottom w:w="50" w:type="dxa"/>
              <w:right w:w="80" w:type="dxa"/>
            </w:tcMar>
          </w:tcPr>
          <w:p w14:paraId="39EBA33A" w14:textId="77777777" w:rsidR="00170137" w:rsidRDefault="001B5730">
            <w:pPr>
              <w:spacing w:before="40" w:after="40" w:line="252" w:lineRule="auto"/>
              <w:jc w:val="center"/>
            </w:pPr>
            <w:r>
              <w:rPr>
                <w:sz w:val="18"/>
              </w:rPr>
              <w:t>2</w:t>
            </w:r>
          </w:p>
        </w:tc>
        <w:tc>
          <w:tcPr>
            <w:tcW w:w="1080" w:type="dxa"/>
            <w:shd w:val="clear" w:color="auto" w:fill="F8FAFC"/>
            <w:tcMar>
              <w:top w:w="50" w:type="dxa"/>
              <w:left w:w="80" w:type="dxa"/>
              <w:bottom w:w="50" w:type="dxa"/>
              <w:right w:w="80" w:type="dxa"/>
            </w:tcMar>
          </w:tcPr>
          <w:p w14:paraId="1FE1BA0B" w14:textId="77777777" w:rsidR="00170137" w:rsidRDefault="001B5730">
            <w:pPr>
              <w:spacing w:before="40" w:after="40" w:line="252" w:lineRule="auto"/>
              <w:jc w:val="center"/>
            </w:pPr>
            <w:r>
              <w:rPr>
                <w:sz w:val="18"/>
              </w:rPr>
              <w:t>2X</w:t>
            </w:r>
          </w:p>
        </w:tc>
        <w:tc>
          <w:tcPr>
            <w:tcW w:w="1206" w:type="dxa"/>
            <w:shd w:val="clear" w:color="auto" w:fill="F8FAFC"/>
            <w:tcMar>
              <w:top w:w="50" w:type="dxa"/>
              <w:left w:w="80" w:type="dxa"/>
              <w:bottom w:w="50" w:type="dxa"/>
              <w:right w:w="80" w:type="dxa"/>
            </w:tcMar>
          </w:tcPr>
          <w:p w14:paraId="31AB06E6" w14:textId="77777777" w:rsidR="00170137" w:rsidRDefault="001B5730">
            <w:pPr>
              <w:spacing w:before="40" w:after="40" w:line="252" w:lineRule="auto"/>
              <w:jc w:val="center"/>
            </w:pPr>
            <w:r>
              <w:rPr>
                <w:sz w:val="18"/>
              </w:rPr>
              <w:t>1</w:t>
            </w:r>
          </w:p>
        </w:tc>
      </w:tr>
      <w:tr w:rsidR="00170137" w14:paraId="5382FAB6" w14:textId="77777777" w:rsidTr="00672A2E">
        <w:trPr>
          <w:jc w:val="center"/>
        </w:trPr>
        <w:tc>
          <w:tcPr>
            <w:tcW w:w="1080" w:type="dxa"/>
            <w:tcMar>
              <w:top w:w="50" w:type="dxa"/>
              <w:left w:w="80" w:type="dxa"/>
              <w:bottom w:w="50" w:type="dxa"/>
              <w:right w:w="80" w:type="dxa"/>
            </w:tcMar>
          </w:tcPr>
          <w:p w14:paraId="39D227DC" w14:textId="77777777" w:rsidR="00170137" w:rsidRDefault="001B5730">
            <w:pPr>
              <w:spacing w:before="40" w:after="40" w:line="252" w:lineRule="auto"/>
              <w:jc w:val="center"/>
            </w:pPr>
            <w:r>
              <w:rPr>
                <w:sz w:val="18"/>
              </w:rPr>
              <w:t>#57</w:t>
            </w:r>
          </w:p>
        </w:tc>
        <w:tc>
          <w:tcPr>
            <w:tcW w:w="1080" w:type="dxa"/>
            <w:tcMar>
              <w:top w:w="50" w:type="dxa"/>
              <w:left w:w="80" w:type="dxa"/>
              <w:bottom w:w="50" w:type="dxa"/>
              <w:right w:w="80" w:type="dxa"/>
            </w:tcMar>
          </w:tcPr>
          <w:p w14:paraId="4E50072D"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6F302488" w14:textId="77777777" w:rsidR="00170137" w:rsidRDefault="001B5730">
            <w:pPr>
              <w:spacing w:before="40" w:after="40" w:line="252" w:lineRule="auto"/>
              <w:jc w:val="center"/>
            </w:pPr>
            <w:r>
              <w:rPr>
                <w:sz w:val="18"/>
              </w:rPr>
              <w:t>16:15</w:t>
            </w:r>
          </w:p>
        </w:tc>
        <w:tc>
          <w:tcPr>
            <w:tcW w:w="936" w:type="dxa"/>
            <w:tcMar>
              <w:top w:w="50" w:type="dxa"/>
              <w:left w:w="80" w:type="dxa"/>
              <w:bottom w:w="50" w:type="dxa"/>
              <w:right w:w="80" w:type="dxa"/>
            </w:tcMar>
          </w:tcPr>
          <w:p w14:paraId="24F677C9" w14:textId="77777777" w:rsidR="00170137" w:rsidRDefault="001B5730">
            <w:pPr>
              <w:spacing w:before="40" w:after="40" w:line="252" w:lineRule="auto"/>
              <w:jc w:val="center"/>
            </w:pPr>
            <w:r>
              <w:rPr>
                <w:sz w:val="18"/>
              </w:rPr>
              <w:t>W</w:t>
            </w:r>
          </w:p>
        </w:tc>
        <w:tc>
          <w:tcPr>
            <w:tcW w:w="936" w:type="dxa"/>
            <w:tcMar>
              <w:top w:w="50" w:type="dxa"/>
              <w:left w:w="80" w:type="dxa"/>
              <w:bottom w:w="50" w:type="dxa"/>
              <w:right w:w="80" w:type="dxa"/>
            </w:tcMar>
          </w:tcPr>
          <w:p w14:paraId="1E5E0F98" w14:textId="77777777" w:rsidR="00170137" w:rsidRDefault="001B5730">
            <w:pPr>
              <w:spacing w:before="40" w:after="40" w:line="252" w:lineRule="auto"/>
              <w:jc w:val="center"/>
            </w:pPr>
            <w:r>
              <w:rPr>
                <w:sz w:val="18"/>
              </w:rPr>
              <w:t>E</w:t>
            </w:r>
          </w:p>
        </w:tc>
        <w:tc>
          <w:tcPr>
            <w:tcW w:w="1080" w:type="dxa"/>
            <w:tcMar>
              <w:top w:w="50" w:type="dxa"/>
              <w:left w:w="80" w:type="dxa"/>
              <w:bottom w:w="50" w:type="dxa"/>
              <w:right w:w="80" w:type="dxa"/>
            </w:tcMar>
          </w:tcPr>
          <w:p w14:paraId="19890F31" w14:textId="77777777" w:rsidR="00170137" w:rsidRDefault="001B5730">
            <w:pPr>
              <w:spacing w:before="40" w:after="40" w:line="252" w:lineRule="auto"/>
              <w:jc w:val="center"/>
            </w:pPr>
            <w:r>
              <w:rPr>
                <w:sz w:val="18"/>
              </w:rPr>
              <w:t>2</w:t>
            </w:r>
          </w:p>
        </w:tc>
        <w:tc>
          <w:tcPr>
            <w:tcW w:w="1080" w:type="dxa"/>
            <w:tcMar>
              <w:top w:w="50" w:type="dxa"/>
              <w:left w:w="80" w:type="dxa"/>
              <w:bottom w:w="50" w:type="dxa"/>
              <w:right w:w="80" w:type="dxa"/>
            </w:tcMar>
          </w:tcPr>
          <w:p w14:paraId="3A187D87" w14:textId="77777777" w:rsidR="00170137" w:rsidRDefault="001B5730">
            <w:pPr>
              <w:spacing w:before="40" w:after="40" w:line="252" w:lineRule="auto"/>
              <w:jc w:val="center"/>
            </w:pPr>
            <w:r>
              <w:rPr>
                <w:sz w:val="18"/>
              </w:rPr>
              <w:t>2X</w:t>
            </w:r>
          </w:p>
        </w:tc>
        <w:tc>
          <w:tcPr>
            <w:tcW w:w="1206" w:type="dxa"/>
            <w:tcMar>
              <w:top w:w="50" w:type="dxa"/>
              <w:left w:w="80" w:type="dxa"/>
              <w:bottom w:w="50" w:type="dxa"/>
              <w:right w:w="80" w:type="dxa"/>
            </w:tcMar>
          </w:tcPr>
          <w:p w14:paraId="58947CC2" w14:textId="77777777" w:rsidR="00170137" w:rsidRDefault="001B5730">
            <w:pPr>
              <w:spacing w:before="40" w:after="40" w:line="252" w:lineRule="auto"/>
              <w:jc w:val="center"/>
            </w:pPr>
            <w:r>
              <w:rPr>
                <w:sz w:val="18"/>
              </w:rPr>
              <w:t>1</w:t>
            </w:r>
          </w:p>
        </w:tc>
      </w:tr>
      <w:tr w:rsidR="00170137" w14:paraId="25363B71" w14:textId="77777777" w:rsidTr="00672A2E">
        <w:trPr>
          <w:jc w:val="center"/>
        </w:trPr>
        <w:tc>
          <w:tcPr>
            <w:tcW w:w="1080" w:type="dxa"/>
            <w:shd w:val="clear" w:color="auto" w:fill="F8FAFC"/>
            <w:tcMar>
              <w:top w:w="50" w:type="dxa"/>
              <w:left w:w="80" w:type="dxa"/>
              <w:bottom w:w="50" w:type="dxa"/>
              <w:right w:w="80" w:type="dxa"/>
            </w:tcMar>
          </w:tcPr>
          <w:p w14:paraId="62D908F5" w14:textId="77777777" w:rsidR="00170137" w:rsidRDefault="001B5730">
            <w:pPr>
              <w:spacing w:before="40" w:after="40" w:line="252" w:lineRule="auto"/>
              <w:jc w:val="center"/>
            </w:pPr>
            <w:r>
              <w:rPr>
                <w:sz w:val="18"/>
              </w:rPr>
              <w:t>#63</w:t>
            </w:r>
          </w:p>
        </w:tc>
        <w:tc>
          <w:tcPr>
            <w:tcW w:w="1080" w:type="dxa"/>
            <w:shd w:val="clear" w:color="auto" w:fill="F8FAFC"/>
            <w:tcMar>
              <w:top w:w="50" w:type="dxa"/>
              <w:left w:w="80" w:type="dxa"/>
              <w:bottom w:w="50" w:type="dxa"/>
              <w:right w:w="80" w:type="dxa"/>
            </w:tcMar>
          </w:tcPr>
          <w:p w14:paraId="3B398DF9"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2A0863AC" w14:textId="77777777" w:rsidR="00170137" w:rsidRDefault="001B5730">
            <w:pPr>
              <w:spacing w:before="40" w:after="40" w:line="252" w:lineRule="auto"/>
              <w:jc w:val="center"/>
            </w:pPr>
            <w:r>
              <w:rPr>
                <w:sz w:val="18"/>
              </w:rPr>
              <w:t>16:50</w:t>
            </w:r>
          </w:p>
        </w:tc>
        <w:tc>
          <w:tcPr>
            <w:tcW w:w="936" w:type="dxa"/>
            <w:shd w:val="clear" w:color="auto" w:fill="F8FAFC"/>
            <w:tcMar>
              <w:top w:w="50" w:type="dxa"/>
              <w:left w:w="80" w:type="dxa"/>
              <w:bottom w:w="50" w:type="dxa"/>
              <w:right w:w="80" w:type="dxa"/>
            </w:tcMar>
          </w:tcPr>
          <w:p w14:paraId="1EE48BA3" w14:textId="77777777" w:rsidR="00170137" w:rsidRDefault="001B5730">
            <w:pPr>
              <w:spacing w:before="40" w:after="40" w:line="252" w:lineRule="auto"/>
              <w:jc w:val="center"/>
            </w:pPr>
            <w:r>
              <w:rPr>
                <w:sz w:val="18"/>
              </w:rPr>
              <w:t>W</w:t>
            </w:r>
          </w:p>
        </w:tc>
        <w:tc>
          <w:tcPr>
            <w:tcW w:w="936" w:type="dxa"/>
            <w:shd w:val="clear" w:color="auto" w:fill="F8FAFC"/>
            <w:tcMar>
              <w:top w:w="50" w:type="dxa"/>
              <w:left w:w="80" w:type="dxa"/>
              <w:bottom w:w="50" w:type="dxa"/>
              <w:right w:w="80" w:type="dxa"/>
            </w:tcMar>
          </w:tcPr>
          <w:p w14:paraId="40CDB100" w14:textId="77777777" w:rsidR="00170137" w:rsidRDefault="001B5730">
            <w:pPr>
              <w:spacing w:before="40" w:after="40" w:line="252" w:lineRule="auto"/>
              <w:jc w:val="center"/>
            </w:pPr>
            <w:r>
              <w:rPr>
                <w:sz w:val="18"/>
              </w:rPr>
              <w:t>D</w:t>
            </w:r>
          </w:p>
        </w:tc>
        <w:tc>
          <w:tcPr>
            <w:tcW w:w="1080" w:type="dxa"/>
            <w:shd w:val="clear" w:color="auto" w:fill="F8FAFC"/>
            <w:tcMar>
              <w:top w:w="50" w:type="dxa"/>
              <w:left w:w="80" w:type="dxa"/>
              <w:bottom w:w="50" w:type="dxa"/>
              <w:right w:w="80" w:type="dxa"/>
            </w:tcMar>
          </w:tcPr>
          <w:p w14:paraId="2E0C1D1A" w14:textId="77777777" w:rsidR="00170137" w:rsidRDefault="001B5730">
            <w:pPr>
              <w:spacing w:before="40" w:after="40" w:line="252" w:lineRule="auto"/>
              <w:jc w:val="center"/>
            </w:pPr>
            <w:r>
              <w:rPr>
                <w:sz w:val="18"/>
              </w:rPr>
              <w:t>2</w:t>
            </w:r>
          </w:p>
        </w:tc>
        <w:tc>
          <w:tcPr>
            <w:tcW w:w="1080" w:type="dxa"/>
            <w:shd w:val="clear" w:color="auto" w:fill="F8FAFC"/>
            <w:tcMar>
              <w:top w:w="50" w:type="dxa"/>
              <w:left w:w="80" w:type="dxa"/>
              <w:bottom w:w="50" w:type="dxa"/>
              <w:right w:w="80" w:type="dxa"/>
            </w:tcMar>
          </w:tcPr>
          <w:p w14:paraId="21C52898" w14:textId="77777777" w:rsidR="00170137" w:rsidRDefault="001B5730">
            <w:pPr>
              <w:spacing w:before="40" w:after="40" w:line="252" w:lineRule="auto"/>
              <w:jc w:val="center"/>
            </w:pPr>
            <w:r>
              <w:rPr>
                <w:sz w:val="18"/>
              </w:rPr>
              <w:t>2X</w:t>
            </w:r>
          </w:p>
        </w:tc>
        <w:tc>
          <w:tcPr>
            <w:tcW w:w="1206" w:type="dxa"/>
            <w:shd w:val="clear" w:color="auto" w:fill="F8FAFC"/>
            <w:tcMar>
              <w:top w:w="50" w:type="dxa"/>
              <w:left w:w="80" w:type="dxa"/>
              <w:bottom w:w="50" w:type="dxa"/>
              <w:right w:w="80" w:type="dxa"/>
            </w:tcMar>
          </w:tcPr>
          <w:p w14:paraId="23B300E6" w14:textId="77777777" w:rsidR="00170137" w:rsidRDefault="001B5730">
            <w:pPr>
              <w:spacing w:before="40" w:after="40" w:line="252" w:lineRule="auto"/>
              <w:jc w:val="center"/>
            </w:pPr>
            <w:r>
              <w:rPr>
                <w:sz w:val="18"/>
              </w:rPr>
              <w:t>1</w:t>
            </w:r>
          </w:p>
        </w:tc>
      </w:tr>
      <w:tr w:rsidR="00170137" w14:paraId="177E03B3" w14:textId="77777777" w:rsidTr="00672A2E">
        <w:trPr>
          <w:jc w:val="center"/>
        </w:trPr>
        <w:tc>
          <w:tcPr>
            <w:tcW w:w="1080" w:type="dxa"/>
            <w:tcMar>
              <w:top w:w="50" w:type="dxa"/>
              <w:left w:w="80" w:type="dxa"/>
              <w:bottom w:w="50" w:type="dxa"/>
              <w:right w:w="80" w:type="dxa"/>
            </w:tcMar>
          </w:tcPr>
          <w:p w14:paraId="2C932742" w14:textId="77777777" w:rsidR="00170137" w:rsidRDefault="001B5730">
            <w:pPr>
              <w:spacing w:before="40" w:after="40" w:line="252" w:lineRule="auto"/>
              <w:jc w:val="center"/>
            </w:pPr>
            <w:r>
              <w:rPr>
                <w:sz w:val="18"/>
              </w:rPr>
              <w:t>#64</w:t>
            </w:r>
          </w:p>
        </w:tc>
        <w:tc>
          <w:tcPr>
            <w:tcW w:w="1080" w:type="dxa"/>
            <w:tcMar>
              <w:top w:w="50" w:type="dxa"/>
              <w:left w:w="80" w:type="dxa"/>
              <w:bottom w:w="50" w:type="dxa"/>
              <w:right w:w="80" w:type="dxa"/>
            </w:tcMar>
          </w:tcPr>
          <w:p w14:paraId="2455D436"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0BBAEF2A" w14:textId="77777777" w:rsidR="00170137" w:rsidRDefault="001B5730">
            <w:pPr>
              <w:spacing w:before="40" w:after="40" w:line="252" w:lineRule="auto"/>
              <w:jc w:val="center"/>
            </w:pPr>
            <w:r>
              <w:rPr>
                <w:sz w:val="18"/>
              </w:rPr>
              <w:t>17:20</w:t>
            </w:r>
          </w:p>
        </w:tc>
        <w:tc>
          <w:tcPr>
            <w:tcW w:w="936" w:type="dxa"/>
            <w:tcMar>
              <w:top w:w="50" w:type="dxa"/>
              <w:left w:w="80" w:type="dxa"/>
              <w:bottom w:w="50" w:type="dxa"/>
              <w:right w:w="80" w:type="dxa"/>
            </w:tcMar>
          </w:tcPr>
          <w:p w14:paraId="1D75E60B" w14:textId="77777777" w:rsidR="00170137" w:rsidRDefault="001B5730">
            <w:pPr>
              <w:spacing w:before="40" w:after="40" w:line="252" w:lineRule="auto"/>
              <w:jc w:val="center"/>
            </w:pPr>
            <w:r>
              <w:rPr>
                <w:sz w:val="18"/>
              </w:rPr>
              <w:t>M</w:t>
            </w:r>
          </w:p>
        </w:tc>
        <w:tc>
          <w:tcPr>
            <w:tcW w:w="936" w:type="dxa"/>
            <w:tcMar>
              <w:top w:w="50" w:type="dxa"/>
              <w:left w:w="80" w:type="dxa"/>
              <w:bottom w:w="50" w:type="dxa"/>
              <w:right w:w="80" w:type="dxa"/>
            </w:tcMar>
          </w:tcPr>
          <w:p w14:paraId="4F06E7EC" w14:textId="77777777" w:rsidR="00170137" w:rsidRDefault="001B5730">
            <w:pPr>
              <w:spacing w:before="40" w:after="40" w:line="252" w:lineRule="auto"/>
              <w:jc w:val="center"/>
            </w:pPr>
            <w:r>
              <w:rPr>
                <w:sz w:val="18"/>
              </w:rPr>
              <w:t>E</w:t>
            </w:r>
          </w:p>
        </w:tc>
        <w:tc>
          <w:tcPr>
            <w:tcW w:w="1080" w:type="dxa"/>
            <w:tcMar>
              <w:top w:w="50" w:type="dxa"/>
              <w:left w:w="80" w:type="dxa"/>
              <w:bottom w:w="50" w:type="dxa"/>
              <w:right w:w="80" w:type="dxa"/>
            </w:tcMar>
          </w:tcPr>
          <w:p w14:paraId="56FC1DDA" w14:textId="77777777" w:rsidR="00170137" w:rsidRDefault="001B5730">
            <w:pPr>
              <w:spacing w:before="40" w:after="40" w:line="252" w:lineRule="auto"/>
              <w:jc w:val="center"/>
            </w:pPr>
            <w:r>
              <w:rPr>
                <w:sz w:val="18"/>
              </w:rPr>
              <w:t>4</w:t>
            </w:r>
          </w:p>
        </w:tc>
        <w:tc>
          <w:tcPr>
            <w:tcW w:w="1080" w:type="dxa"/>
            <w:tcMar>
              <w:top w:w="50" w:type="dxa"/>
              <w:left w:w="80" w:type="dxa"/>
              <w:bottom w:w="50" w:type="dxa"/>
              <w:right w:w="80" w:type="dxa"/>
            </w:tcMar>
          </w:tcPr>
          <w:p w14:paraId="21121B39" w14:textId="77777777" w:rsidR="00170137" w:rsidRDefault="001B5730">
            <w:pPr>
              <w:spacing w:before="40" w:after="40" w:line="252" w:lineRule="auto"/>
              <w:jc w:val="center"/>
            </w:pPr>
            <w:r>
              <w:rPr>
                <w:sz w:val="18"/>
              </w:rPr>
              <w:t>4-</w:t>
            </w:r>
          </w:p>
        </w:tc>
        <w:tc>
          <w:tcPr>
            <w:tcW w:w="1206" w:type="dxa"/>
            <w:tcMar>
              <w:top w:w="50" w:type="dxa"/>
              <w:left w:w="80" w:type="dxa"/>
              <w:bottom w:w="50" w:type="dxa"/>
              <w:right w:w="80" w:type="dxa"/>
            </w:tcMar>
          </w:tcPr>
          <w:p w14:paraId="4EAB2A2E" w14:textId="77777777" w:rsidR="00170137" w:rsidRDefault="001B5730" w:rsidP="00C86E0A">
            <w:pPr>
              <w:keepNext/>
              <w:spacing w:before="40" w:after="40" w:line="252" w:lineRule="auto"/>
              <w:jc w:val="center"/>
            </w:pPr>
            <w:r>
              <w:rPr>
                <w:sz w:val="18"/>
              </w:rPr>
              <w:t>1</w:t>
            </w:r>
          </w:p>
        </w:tc>
      </w:tr>
    </w:tbl>
    <w:p w14:paraId="001AB5ED" w14:textId="4C08FBD8" w:rsidR="00C86E0A" w:rsidRPr="00C86E0A" w:rsidRDefault="00C86E0A" w:rsidP="00C86E0A">
      <w:pPr>
        <w:pStyle w:val="Legenda"/>
        <w:jc w:val="left"/>
        <w:rPr>
          <w:i w:val="0"/>
          <w:iCs w:val="0"/>
          <w:color w:val="000000" w:themeColor="text1"/>
        </w:rPr>
      </w:pPr>
      <w:bookmarkStart w:id="39" w:name="_Toc242195357"/>
      <w:bookmarkStart w:id="40" w:name="_Toc242197003"/>
      <w:bookmarkStart w:id="41" w:name="_Toc242197196"/>
      <w:r w:rsidRPr="00C86E0A">
        <w:rPr>
          <w:i w:val="0"/>
          <w:iCs w:val="0"/>
          <w:color w:val="000000" w:themeColor="text1"/>
        </w:rPr>
        <w:t xml:space="preserve">Tabela </w:t>
      </w:r>
      <w:r w:rsidRPr="00C86E0A">
        <w:rPr>
          <w:i w:val="0"/>
          <w:iCs w:val="0"/>
          <w:color w:val="000000" w:themeColor="text1"/>
        </w:rPr>
        <w:fldChar w:fldCharType="begin"/>
      </w:r>
      <w:r w:rsidRPr="00C86E0A">
        <w:rPr>
          <w:i w:val="0"/>
          <w:iCs w:val="0"/>
          <w:color w:val="000000" w:themeColor="text1"/>
        </w:rPr>
        <w:instrText xml:space="preserve"> SEQ Tabela \* ARABIC </w:instrText>
      </w:r>
      <w:r w:rsidRPr="00C86E0A">
        <w:rPr>
          <w:i w:val="0"/>
          <w:iCs w:val="0"/>
          <w:color w:val="000000" w:themeColor="text1"/>
        </w:rPr>
        <w:fldChar w:fldCharType="separate"/>
      </w:r>
      <w:r w:rsidR="00727913">
        <w:rPr>
          <w:i w:val="0"/>
          <w:iCs w:val="0"/>
          <w:noProof/>
          <w:color w:val="000000" w:themeColor="text1"/>
        </w:rPr>
        <w:t>2</w:t>
      </w:r>
      <w:r w:rsidRPr="00C86E0A">
        <w:rPr>
          <w:i w:val="0"/>
          <w:iCs w:val="0"/>
          <w:color w:val="000000" w:themeColor="text1"/>
        </w:rPr>
        <w:fldChar w:fldCharType="end"/>
      </w:r>
      <w:r w:rsidRPr="00C86E0A">
        <w:rPr>
          <w:i w:val="0"/>
          <w:iCs w:val="0"/>
          <w:color w:val="000000" w:themeColor="text1"/>
        </w:rPr>
        <w:t xml:space="preserve"> Estrutura e Dados de Exemplo da Grade de Provas (exemplo_provas.csv) Fonte: Elaborado pelo autor com base em dados de Ramalho (2024).</w:t>
      </w:r>
      <w:bookmarkEnd w:id="40"/>
      <w:bookmarkEnd w:id="41"/>
    </w:p>
    <w:p w14:paraId="0FEB73FE" w14:textId="77777777" w:rsidR="00170137" w:rsidRDefault="001B5730">
      <w:pPr>
        <w:pStyle w:val="Ttulo1"/>
        <w:spacing w:before="480" w:after="160"/>
      </w:pPr>
      <w:r>
        <w:t>ANEXO B – MODELO DE ARQUIVO CSV PARA IMPORTAÇÃO DO QUADRO DE REMADORES</w:t>
      </w:r>
      <w:bookmarkEnd w:id="39"/>
    </w:p>
    <w:p w14:paraId="12ECE155" w14:textId="6107BDF9" w:rsidR="00C86E0A" w:rsidRDefault="001B5730" w:rsidP="00C86E0A">
      <w:pPr>
        <w:spacing w:after="120"/>
        <w:ind w:firstLine="720"/>
      </w:pPr>
      <w:r>
        <w:t xml:space="preserve">Apresenta-se a estrutura padrão recomendada para o arquivo tabular de remadores inscritos ('exemplo_atletas.csv'), correspondente aos dados reais do Clube de Regatas </w:t>
      </w:r>
      <w:proofErr w:type="spellStart"/>
      <w:r>
        <w:t>Piraquê</w:t>
      </w:r>
      <w:proofErr w:type="spellEnd"/>
      <w:r>
        <w:t xml:space="preserve"> (Ramalho, 2024):</w:t>
      </w:r>
    </w:p>
    <w:tbl>
      <w:tblPr>
        <w:tblStyle w:val="TableNormal"/>
        <w:tblW w:w="0" w:type="auto"/>
        <w:jc w:val="center"/>
        <w:tblInd w:w="0" w:type="dxa"/>
        <w:tblLook w:val="04A0" w:firstRow="1" w:lastRow="0" w:firstColumn="1" w:lastColumn="0" w:noHBand="0" w:noVBand="1"/>
      </w:tblPr>
      <w:tblGrid>
        <w:gridCol w:w="2592"/>
        <w:gridCol w:w="1296"/>
        <w:gridCol w:w="1296"/>
        <w:gridCol w:w="1152"/>
        <w:gridCol w:w="1152"/>
        <w:gridCol w:w="1584"/>
      </w:tblGrid>
      <w:tr w:rsidR="00170137" w14:paraId="2B16660E" w14:textId="77777777">
        <w:trPr>
          <w:jc w:val="center"/>
        </w:trPr>
        <w:tc>
          <w:tcPr>
            <w:tcW w:w="2592" w:type="dxa"/>
            <w:shd w:val="clear" w:color="auto" w:fill="E2E8F0"/>
            <w:tcMar>
              <w:top w:w="60" w:type="dxa"/>
              <w:left w:w="80" w:type="dxa"/>
              <w:bottom w:w="60" w:type="dxa"/>
              <w:right w:w="80" w:type="dxa"/>
            </w:tcMar>
          </w:tcPr>
          <w:p w14:paraId="3306FD9D" w14:textId="77777777" w:rsidR="00170137" w:rsidRDefault="001B5730">
            <w:pPr>
              <w:spacing w:before="40" w:after="40" w:line="252" w:lineRule="auto"/>
              <w:jc w:val="center"/>
            </w:pPr>
            <w:r>
              <w:rPr>
                <w:b/>
                <w:sz w:val="19"/>
              </w:rPr>
              <w:t>Nome do Atleta</w:t>
            </w:r>
          </w:p>
        </w:tc>
        <w:tc>
          <w:tcPr>
            <w:tcW w:w="1296" w:type="dxa"/>
            <w:shd w:val="clear" w:color="auto" w:fill="E2E8F0"/>
            <w:tcMar>
              <w:top w:w="60" w:type="dxa"/>
              <w:left w:w="80" w:type="dxa"/>
              <w:bottom w:w="60" w:type="dxa"/>
              <w:right w:w="80" w:type="dxa"/>
            </w:tcMar>
          </w:tcPr>
          <w:p w14:paraId="2E3C2C81" w14:textId="77777777" w:rsidR="00170137" w:rsidRDefault="001B5730">
            <w:pPr>
              <w:spacing w:before="40" w:after="40" w:line="252" w:lineRule="auto"/>
              <w:jc w:val="center"/>
            </w:pPr>
            <w:r>
              <w:rPr>
                <w:b/>
                <w:sz w:val="19"/>
              </w:rPr>
              <w:t>Mínimo</w:t>
            </w:r>
          </w:p>
        </w:tc>
        <w:tc>
          <w:tcPr>
            <w:tcW w:w="1296" w:type="dxa"/>
            <w:shd w:val="clear" w:color="auto" w:fill="E2E8F0"/>
            <w:tcMar>
              <w:top w:w="60" w:type="dxa"/>
              <w:left w:w="80" w:type="dxa"/>
              <w:bottom w:w="60" w:type="dxa"/>
              <w:right w:w="80" w:type="dxa"/>
            </w:tcMar>
          </w:tcPr>
          <w:p w14:paraId="55841ABE" w14:textId="77777777" w:rsidR="00170137" w:rsidRDefault="001B5730">
            <w:pPr>
              <w:spacing w:before="40" w:after="40" w:line="252" w:lineRule="auto"/>
              <w:jc w:val="center"/>
            </w:pPr>
            <w:r>
              <w:rPr>
                <w:b/>
                <w:sz w:val="19"/>
              </w:rPr>
              <w:t>Máximo</w:t>
            </w:r>
          </w:p>
        </w:tc>
        <w:tc>
          <w:tcPr>
            <w:tcW w:w="1152" w:type="dxa"/>
            <w:shd w:val="clear" w:color="auto" w:fill="E2E8F0"/>
            <w:tcMar>
              <w:top w:w="60" w:type="dxa"/>
              <w:left w:w="80" w:type="dxa"/>
              <w:bottom w:w="60" w:type="dxa"/>
              <w:right w:w="80" w:type="dxa"/>
            </w:tcMar>
          </w:tcPr>
          <w:p w14:paraId="4802C89C" w14:textId="77777777" w:rsidR="00170137" w:rsidRDefault="001B5730">
            <w:pPr>
              <w:spacing w:before="40" w:after="40" w:line="252" w:lineRule="auto"/>
              <w:jc w:val="center"/>
            </w:pPr>
            <w:r>
              <w:rPr>
                <w:b/>
                <w:sz w:val="19"/>
              </w:rPr>
              <w:t>Sexo</w:t>
            </w:r>
          </w:p>
        </w:tc>
        <w:tc>
          <w:tcPr>
            <w:tcW w:w="1152" w:type="dxa"/>
            <w:shd w:val="clear" w:color="auto" w:fill="E2E8F0"/>
            <w:tcMar>
              <w:top w:w="60" w:type="dxa"/>
              <w:left w:w="80" w:type="dxa"/>
              <w:bottom w:w="60" w:type="dxa"/>
              <w:right w:w="80" w:type="dxa"/>
            </w:tcMar>
          </w:tcPr>
          <w:p w14:paraId="2DD6DD7E" w14:textId="77777777" w:rsidR="00170137" w:rsidRDefault="001B5730">
            <w:pPr>
              <w:spacing w:before="40" w:after="40" w:line="252" w:lineRule="auto"/>
              <w:jc w:val="center"/>
            </w:pPr>
            <w:r>
              <w:rPr>
                <w:b/>
                <w:sz w:val="19"/>
              </w:rPr>
              <w:t>Idade</w:t>
            </w:r>
          </w:p>
        </w:tc>
        <w:tc>
          <w:tcPr>
            <w:tcW w:w="1584" w:type="dxa"/>
            <w:shd w:val="clear" w:color="auto" w:fill="E2E8F0"/>
            <w:tcMar>
              <w:top w:w="60" w:type="dxa"/>
              <w:left w:w="80" w:type="dxa"/>
              <w:bottom w:w="60" w:type="dxa"/>
              <w:right w:w="80" w:type="dxa"/>
            </w:tcMar>
          </w:tcPr>
          <w:p w14:paraId="26FBF5EE" w14:textId="77777777" w:rsidR="00170137" w:rsidRDefault="001B5730">
            <w:pPr>
              <w:spacing w:before="40" w:after="40" w:line="252" w:lineRule="auto"/>
              <w:jc w:val="center"/>
            </w:pPr>
            <w:r>
              <w:rPr>
                <w:b/>
                <w:sz w:val="19"/>
              </w:rPr>
              <w:t>Grau Técnico</w:t>
            </w:r>
          </w:p>
        </w:tc>
      </w:tr>
      <w:tr w:rsidR="00170137" w14:paraId="0CE332CB" w14:textId="77777777">
        <w:trPr>
          <w:jc w:val="center"/>
        </w:trPr>
        <w:tc>
          <w:tcPr>
            <w:tcW w:w="2592" w:type="dxa"/>
            <w:tcMar>
              <w:top w:w="45" w:type="dxa"/>
              <w:left w:w="80" w:type="dxa"/>
              <w:bottom w:w="45" w:type="dxa"/>
              <w:right w:w="80" w:type="dxa"/>
            </w:tcMar>
          </w:tcPr>
          <w:p w14:paraId="15560294" w14:textId="77777777" w:rsidR="00170137" w:rsidRDefault="001B5730">
            <w:pPr>
              <w:spacing w:before="40" w:after="40" w:line="252" w:lineRule="auto"/>
              <w:jc w:val="left"/>
            </w:pPr>
            <w:r>
              <w:rPr>
                <w:sz w:val="18"/>
              </w:rPr>
              <w:t>Atleta 1</w:t>
            </w:r>
          </w:p>
        </w:tc>
        <w:tc>
          <w:tcPr>
            <w:tcW w:w="1296" w:type="dxa"/>
            <w:tcMar>
              <w:top w:w="45" w:type="dxa"/>
              <w:left w:w="80" w:type="dxa"/>
              <w:bottom w:w="45" w:type="dxa"/>
              <w:right w:w="80" w:type="dxa"/>
            </w:tcMar>
          </w:tcPr>
          <w:p w14:paraId="1FAD92ED"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60EA598C"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197A4CB1"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03DCED4F" w14:textId="77777777" w:rsidR="00170137" w:rsidRDefault="001B5730">
            <w:pPr>
              <w:spacing w:before="40" w:after="40" w:line="252" w:lineRule="auto"/>
              <w:jc w:val="center"/>
            </w:pPr>
            <w:r>
              <w:rPr>
                <w:sz w:val="18"/>
              </w:rPr>
              <w:t>59</w:t>
            </w:r>
          </w:p>
        </w:tc>
        <w:tc>
          <w:tcPr>
            <w:tcW w:w="1584" w:type="dxa"/>
            <w:tcMar>
              <w:top w:w="45" w:type="dxa"/>
              <w:left w:w="80" w:type="dxa"/>
              <w:bottom w:w="45" w:type="dxa"/>
              <w:right w:w="80" w:type="dxa"/>
            </w:tcMar>
          </w:tcPr>
          <w:p w14:paraId="4D889C5B" w14:textId="77777777" w:rsidR="00170137" w:rsidRDefault="001B5730">
            <w:pPr>
              <w:spacing w:before="40" w:after="40" w:line="252" w:lineRule="auto"/>
              <w:jc w:val="center"/>
            </w:pPr>
            <w:r>
              <w:rPr>
                <w:sz w:val="18"/>
              </w:rPr>
              <w:t>0.2</w:t>
            </w:r>
          </w:p>
        </w:tc>
      </w:tr>
      <w:tr w:rsidR="00170137" w14:paraId="7A06E8A2" w14:textId="77777777">
        <w:trPr>
          <w:jc w:val="center"/>
        </w:trPr>
        <w:tc>
          <w:tcPr>
            <w:tcW w:w="2592" w:type="dxa"/>
            <w:shd w:val="clear" w:color="auto" w:fill="F8FAFC"/>
            <w:tcMar>
              <w:top w:w="45" w:type="dxa"/>
              <w:left w:w="80" w:type="dxa"/>
              <w:bottom w:w="45" w:type="dxa"/>
              <w:right w:w="80" w:type="dxa"/>
            </w:tcMar>
          </w:tcPr>
          <w:p w14:paraId="03204029" w14:textId="77777777" w:rsidR="00170137" w:rsidRDefault="001B5730">
            <w:pPr>
              <w:spacing w:before="40" w:after="40" w:line="252" w:lineRule="auto"/>
              <w:jc w:val="left"/>
            </w:pPr>
            <w:r>
              <w:rPr>
                <w:sz w:val="18"/>
              </w:rPr>
              <w:t>Atleta 2</w:t>
            </w:r>
          </w:p>
        </w:tc>
        <w:tc>
          <w:tcPr>
            <w:tcW w:w="1296" w:type="dxa"/>
            <w:shd w:val="clear" w:color="auto" w:fill="F8FAFC"/>
            <w:tcMar>
              <w:top w:w="45" w:type="dxa"/>
              <w:left w:w="80" w:type="dxa"/>
              <w:bottom w:w="45" w:type="dxa"/>
              <w:right w:w="80" w:type="dxa"/>
            </w:tcMar>
          </w:tcPr>
          <w:p w14:paraId="074A1108"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3F7C12DC"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15EC602D"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283255DF" w14:textId="77777777" w:rsidR="00170137" w:rsidRDefault="001B5730">
            <w:pPr>
              <w:spacing w:before="40" w:after="40" w:line="252" w:lineRule="auto"/>
              <w:jc w:val="center"/>
            </w:pPr>
            <w:r>
              <w:rPr>
                <w:sz w:val="18"/>
              </w:rPr>
              <w:t>59</w:t>
            </w:r>
          </w:p>
        </w:tc>
        <w:tc>
          <w:tcPr>
            <w:tcW w:w="1584" w:type="dxa"/>
            <w:shd w:val="clear" w:color="auto" w:fill="F8FAFC"/>
            <w:tcMar>
              <w:top w:w="45" w:type="dxa"/>
              <w:left w:w="80" w:type="dxa"/>
              <w:bottom w:w="45" w:type="dxa"/>
              <w:right w:w="80" w:type="dxa"/>
            </w:tcMar>
          </w:tcPr>
          <w:p w14:paraId="2E151658" w14:textId="77777777" w:rsidR="00170137" w:rsidRDefault="001B5730">
            <w:pPr>
              <w:spacing w:before="40" w:after="40" w:line="252" w:lineRule="auto"/>
              <w:jc w:val="center"/>
            </w:pPr>
            <w:r>
              <w:rPr>
                <w:sz w:val="18"/>
              </w:rPr>
              <w:t>0.8</w:t>
            </w:r>
          </w:p>
        </w:tc>
      </w:tr>
      <w:tr w:rsidR="00170137" w14:paraId="611B55C0" w14:textId="77777777">
        <w:trPr>
          <w:jc w:val="center"/>
        </w:trPr>
        <w:tc>
          <w:tcPr>
            <w:tcW w:w="2592" w:type="dxa"/>
            <w:tcMar>
              <w:top w:w="45" w:type="dxa"/>
              <w:left w:w="80" w:type="dxa"/>
              <w:bottom w:w="45" w:type="dxa"/>
              <w:right w:w="80" w:type="dxa"/>
            </w:tcMar>
          </w:tcPr>
          <w:p w14:paraId="761797AB" w14:textId="77777777" w:rsidR="00170137" w:rsidRDefault="001B5730">
            <w:pPr>
              <w:spacing w:before="40" w:after="40" w:line="252" w:lineRule="auto"/>
              <w:jc w:val="left"/>
            </w:pPr>
            <w:r>
              <w:rPr>
                <w:sz w:val="18"/>
              </w:rPr>
              <w:t>Atleta 3</w:t>
            </w:r>
          </w:p>
        </w:tc>
        <w:tc>
          <w:tcPr>
            <w:tcW w:w="1296" w:type="dxa"/>
            <w:tcMar>
              <w:top w:w="45" w:type="dxa"/>
              <w:left w:w="80" w:type="dxa"/>
              <w:bottom w:w="45" w:type="dxa"/>
              <w:right w:w="80" w:type="dxa"/>
            </w:tcMar>
          </w:tcPr>
          <w:p w14:paraId="02226F0A"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7E0A861B" w14:textId="77777777" w:rsidR="00170137" w:rsidRDefault="001B5730">
            <w:pPr>
              <w:spacing w:before="40" w:after="40" w:line="252" w:lineRule="auto"/>
              <w:jc w:val="center"/>
            </w:pPr>
            <w:r>
              <w:rPr>
                <w:sz w:val="18"/>
              </w:rPr>
              <w:t>1</w:t>
            </w:r>
          </w:p>
        </w:tc>
        <w:tc>
          <w:tcPr>
            <w:tcW w:w="1152" w:type="dxa"/>
            <w:tcMar>
              <w:top w:w="45" w:type="dxa"/>
              <w:left w:w="80" w:type="dxa"/>
              <w:bottom w:w="45" w:type="dxa"/>
              <w:right w:w="80" w:type="dxa"/>
            </w:tcMar>
          </w:tcPr>
          <w:p w14:paraId="74C7B1D8"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2BFE9BF0" w14:textId="77777777" w:rsidR="00170137" w:rsidRDefault="001B5730">
            <w:pPr>
              <w:spacing w:before="40" w:after="40" w:line="252" w:lineRule="auto"/>
              <w:jc w:val="center"/>
            </w:pPr>
            <w:r>
              <w:rPr>
                <w:sz w:val="18"/>
              </w:rPr>
              <w:t>67</w:t>
            </w:r>
          </w:p>
        </w:tc>
        <w:tc>
          <w:tcPr>
            <w:tcW w:w="1584" w:type="dxa"/>
            <w:tcMar>
              <w:top w:w="45" w:type="dxa"/>
              <w:left w:w="80" w:type="dxa"/>
              <w:bottom w:w="45" w:type="dxa"/>
              <w:right w:w="80" w:type="dxa"/>
            </w:tcMar>
          </w:tcPr>
          <w:p w14:paraId="61B11263" w14:textId="77777777" w:rsidR="00170137" w:rsidRDefault="001B5730">
            <w:pPr>
              <w:spacing w:before="40" w:after="40" w:line="252" w:lineRule="auto"/>
              <w:jc w:val="center"/>
            </w:pPr>
            <w:r>
              <w:rPr>
                <w:sz w:val="18"/>
              </w:rPr>
              <w:t>0.2</w:t>
            </w:r>
          </w:p>
        </w:tc>
      </w:tr>
      <w:tr w:rsidR="00170137" w14:paraId="2757EE62" w14:textId="77777777">
        <w:trPr>
          <w:jc w:val="center"/>
        </w:trPr>
        <w:tc>
          <w:tcPr>
            <w:tcW w:w="2592" w:type="dxa"/>
            <w:shd w:val="clear" w:color="auto" w:fill="F8FAFC"/>
            <w:tcMar>
              <w:top w:w="45" w:type="dxa"/>
              <w:left w:w="80" w:type="dxa"/>
              <w:bottom w:w="45" w:type="dxa"/>
              <w:right w:w="80" w:type="dxa"/>
            </w:tcMar>
          </w:tcPr>
          <w:p w14:paraId="70B59544" w14:textId="77777777" w:rsidR="00170137" w:rsidRDefault="001B5730">
            <w:pPr>
              <w:spacing w:before="40" w:after="40" w:line="252" w:lineRule="auto"/>
              <w:jc w:val="left"/>
            </w:pPr>
            <w:r>
              <w:rPr>
                <w:sz w:val="18"/>
              </w:rPr>
              <w:t>Atleta 4</w:t>
            </w:r>
          </w:p>
        </w:tc>
        <w:tc>
          <w:tcPr>
            <w:tcW w:w="1296" w:type="dxa"/>
            <w:shd w:val="clear" w:color="auto" w:fill="F8FAFC"/>
            <w:tcMar>
              <w:top w:w="45" w:type="dxa"/>
              <w:left w:w="80" w:type="dxa"/>
              <w:bottom w:w="45" w:type="dxa"/>
              <w:right w:w="80" w:type="dxa"/>
            </w:tcMar>
          </w:tcPr>
          <w:p w14:paraId="012C4ED6" w14:textId="77777777" w:rsidR="00170137" w:rsidRDefault="001B5730">
            <w:pPr>
              <w:spacing w:before="40" w:after="40" w:line="252" w:lineRule="auto"/>
              <w:jc w:val="center"/>
            </w:pPr>
            <w:r>
              <w:rPr>
                <w:sz w:val="18"/>
              </w:rPr>
              <w:t>0</w:t>
            </w:r>
          </w:p>
        </w:tc>
        <w:tc>
          <w:tcPr>
            <w:tcW w:w="1296" w:type="dxa"/>
            <w:shd w:val="clear" w:color="auto" w:fill="F8FAFC"/>
            <w:tcMar>
              <w:top w:w="45" w:type="dxa"/>
              <w:left w:w="80" w:type="dxa"/>
              <w:bottom w:w="45" w:type="dxa"/>
              <w:right w:w="80" w:type="dxa"/>
            </w:tcMar>
          </w:tcPr>
          <w:p w14:paraId="1BD92868" w14:textId="77777777" w:rsidR="00170137" w:rsidRDefault="001B5730">
            <w:pPr>
              <w:spacing w:before="40" w:after="40" w:line="252" w:lineRule="auto"/>
              <w:jc w:val="center"/>
            </w:pPr>
            <w:r>
              <w:rPr>
                <w:sz w:val="18"/>
              </w:rPr>
              <w:t>1</w:t>
            </w:r>
          </w:p>
        </w:tc>
        <w:tc>
          <w:tcPr>
            <w:tcW w:w="1152" w:type="dxa"/>
            <w:shd w:val="clear" w:color="auto" w:fill="F8FAFC"/>
            <w:tcMar>
              <w:top w:w="45" w:type="dxa"/>
              <w:left w:w="80" w:type="dxa"/>
              <w:bottom w:w="45" w:type="dxa"/>
              <w:right w:w="80" w:type="dxa"/>
            </w:tcMar>
          </w:tcPr>
          <w:p w14:paraId="74EFEE41"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33941C1A" w14:textId="77777777" w:rsidR="00170137" w:rsidRDefault="001B5730">
            <w:pPr>
              <w:spacing w:before="40" w:after="40" w:line="252" w:lineRule="auto"/>
              <w:jc w:val="center"/>
            </w:pPr>
            <w:r>
              <w:rPr>
                <w:sz w:val="18"/>
              </w:rPr>
              <w:t>37</w:t>
            </w:r>
          </w:p>
        </w:tc>
        <w:tc>
          <w:tcPr>
            <w:tcW w:w="1584" w:type="dxa"/>
            <w:shd w:val="clear" w:color="auto" w:fill="F8FAFC"/>
            <w:tcMar>
              <w:top w:w="45" w:type="dxa"/>
              <w:left w:w="80" w:type="dxa"/>
              <w:bottom w:w="45" w:type="dxa"/>
              <w:right w:w="80" w:type="dxa"/>
            </w:tcMar>
          </w:tcPr>
          <w:p w14:paraId="5406E3A4" w14:textId="77777777" w:rsidR="00170137" w:rsidRDefault="001B5730">
            <w:pPr>
              <w:spacing w:before="40" w:after="40" w:line="252" w:lineRule="auto"/>
              <w:jc w:val="center"/>
            </w:pPr>
            <w:r>
              <w:rPr>
                <w:sz w:val="18"/>
              </w:rPr>
              <w:t>0.5</w:t>
            </w:r>
          </w:p>
        </w:tc>
      </w:tr>
      <w:tr w:rsidR="00170137" w14:paraId="1BD5C4E6" w14:textId="77777777">
        <w:trPr>
          <w:jc w:val="center"/>
        </w:trPr>
        <w:tc>
          <w:tcPr>
            <w:tcW w:w="2592" w:type="dxa"/>
            <w:tcMar>
              <w:top w:w="45" w:type="dxa"/>
              <w:left w:w="80" w:type="dxa"/>
              <w:bottom w:w="45" w:type="dxa"/>
              <w:right w:w="80" w:type="dxa"/>
            </w:tcMar>
          </w:tcPr>
          <w:p w14:paraId="7360FD57" w14:textId="77777777" w:rsidR="00170137" w:rsidRDefault="001B5730">
            <w:pPr>
              <w:spacing w:before="40" w:after="40" w:line="252" w:lineRule="auto"/>
              <w:jc w:val="left"/>
            </w:pPr>
            <w:r>
              <w:rPr>
                <w:sz w:val="18"/>
              </w:rPr>
              <w:t>Atleta 5</w:t>
            </w:r>
          </w:p>
        </w:tc>
        <w:tc>
          <w:tcPr>
            <w:tcW w:w="1296" w:type="dxa"/>
            <w:tcMar>
              <w:top w:w="45" w:type="dxa"/>
              <w:left w:w="80" w:type="dxa"/>
              <w:bottom w:w="45" w:type="dxa"/>
              <w:right w:w="80" w:type="dxa"/>
            </w:tcMar>
          </w:tcPr>
          <w:p w14:paraId="6AE3E757"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442EF4CF" w14:textId="77777777" w:rsidR="00170137" w:rsidRDefault="001B5730">
            <w:pPr>
              <w:spacing w:before="40" w:after="40" w:line="252" w:lineRule="auto"/>
              <w:jc w:val="center"/>
            </w:pPr>
            <w:r>
              <w:rPr>
                <w:sz w:val="18"/>
              </w:rPr>
              <w:t>1</w:t>
            </w:r>
          </w:p>
        </w:tc>
        <w:tc>
          <w:tcPr>
            <w:tcW w:w="1152" w:type="dxa"/>
            <w:tcMar>
              <w:top w:w="45" w:type="dxa"/>
              <w:left w:w="80" w:type="dxa"/>
              <w:bottom w:w="45" w:type="dxa"/>
              <w:right w:w="80" w:type="dxa"/>
            </w:tcMar>
          </w:tcPr>
          <w:p w14:paraId="58727AF2"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3AE37646" w14:textId="77777777" w:rsidR="00170137" w:rsidRDefault="001B5730">
            <w:pPr>
              <w:spacing w:before="40" w:after="40" w:line="252" w:lineRule="auto"/>
              <w:jc w:val="center"/>
            </w:pPr>
            <w:r>
              <w:rPr>
                <w:sz w:val="18"/>
              </w:rPr>
              <w:t>38</w:t>
            </w:r>
          </w:p>
        </w:tc>
        <w:tc>
          <w:tcPr>
            <w:tcW w:w="1584" w:type="dxa"/>
            <w:tcMar>
              <w:top w:w="45" w:type="dxa"/>
              <w:left w:w="80" w:type="dxa"/>
              <w:bottom w:w="45" w:type="dxa"/>
              <w:right w:w="80" w:type="dxa"/>
            </w:tcMar>
          </w:tcPr>
          <w:p w14:paraId="433D2589" w14:textId="77777777" w:rsidR="00170137" w:rsidRDefault="001B5730">
            <w:pPr>
              <w:spacing w:before="40" w:after="40" w:line="252" w:lineRule="auto"/>
              <w:jc w:val="center"/>
            </w:pPr>
            <w:r>
              <w:rPr>
                <w:sz w:val="18"/>
              </w:rPr>
              <w:t>0.6</w:t>
            </w:r>
          </w:p>
        </w:tc>
      </w:tr>
      <w:tr w:rsidR="00170137" w14:paraId="2A127DCC" w14:textId="77777777">
        <w:trPr>
          <w:jc w:val="center"/>
        </w:trPr>
        <w:tc>
          <w:tcPr>
            <w:tcW w:w="2592" w:type="dxa"/>
            <w:shd w:val="clear" w:color="auto" w:fill="F8FAFC"/>
            <w:tcMar>
              <w:top w:w="45" w:type="dxa"/>
              <w:left w:w="80" w:type="dxa"/>
              <w:bottom w:w="45" w:type="dxa"/>
              <w:right w:w="80" w:type="dxa"/>
            </w:tcMar>
          </w:tcPr>
          <w:p w14:paraId="72EF7402" w14:textId="77777777" w:rsidR="00170137" w:rsidRDefault="001B5730">
            <w:pPr>
              <w:spacing w:before="40" w:after="40" w:line="252" w:lineRule="auto"/>
              <w:jc w:val="left"/>
            </w:pPr>
            <w:r>
              <w:rPr>
                <w:sz w:val="18"/>
              </w:rPr>
              <w:t>Atleta 6</w:t>
            </w:r>
          </w:p>
        </w:tc>
        <w:tc>
          <w:tcPr>
            <w:tcW w:w="1296" w:type="dxa"/>
            <w:shd w:val="clear" w:color="auto" w:fill="F8FAFC"/>
            <w:tcMar>
              <w:top w:w="45" w:type="dxa"/>
              <w:left w:w="80" w:type="dxa"/>
              <w:bottom w:w="45" w:type="dxa"/>
              <w:right w:w="80" w:type="dxa"/>
            </w:tcMar>
          </w:tcPr>
          <w:p w14:paraId="6742635D" w14:textId="77777777" w:rsidR="00170137" w:rsidRDefault="001B5730">
            <w:pPr>
              <w:spacing w:before="40" w:after="40" w:line="252" w:lineRule="auto"/>
              <w:jc w:val="center"/>
            </w:pPr>
            <w:r>
              <w:rPr>
                <w:sz w:val="18"/>
              </w:rPr>
              <w:t>0</w:t>
            </w:r>
          </w:p>
        </w:tc>
        <w:tc>
          <w:tcPr>
            <w:tcW w:w="1296" w:type="dxa"/>
            <w:shd w:val="clear" w:color="auto" w:fill="F8FAFC"/>
            <w:tcMar>
              <w:top w:w="45" w:type="dxa"/>
              <w:left w:w="80" w:type="dxa"/>
              <w:bottom w:w="45" w:type="dxa"/>
              <w:right w:w="80" w:type="dxa"/>
            </w:tcMar>
          </w:tcPr>
          <w:p w14:paraId="78EAE3B0" w14:textId="77777777" w:rsidR="00170137" w:rsidRDefault="001B5730">
            <w:pPr>
              <w:spacing w:before="40" w:after="40" w:line="252" w:lineRule="auto"/>
              <w:jc w:val="center"/>
            </w:pPr>
            <w:r>
              <w:rPr>
                <w:sz w:val="18"/>
              </w:rPr>
              <w:t>1</w:t>
            </w:r>
          </w:p>
        </w:tc>
        <w:tc>
          <w:tcPr>
            <w:tcW w:w="1152" w:type="dxa"/>
            <w:shd w:val="clear" w:color="auto" w:fill="F8FAFC"/>
            <w:tcMar>
              <w:top w:w="45" w:type="dxa"/>
              <w:left w:w="80" w:type="dxa"/>
              <w:bottom w:w="45" w:type="dxa"/>
              <w:right w:w="80" w:type="dxa"/>
            </w:tcMar>
          </w:tcPr>
          <w:p w14:paraId="662DCF45"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06757F7C" w14:textId="77777777" w:rsidR="00170137" w:rsidRDefault="001B5730">
            <w:pPr>
              <w:spacing w:before="40" w:after="40" w:line="252" w:lineRule="auto"/>
              <w:jc w:val="center"/>
            </w:pPr>
            <w:r>
              <w:rPr>
                <w:sz w:val="18"/>
              </w:rPr>
              <w:t>37</w:t>
            </w:r>
          </w:p>
        </w:tc>
        <w:tc>
          <w:tcPr>
            <w:tcW w:w="1584" w:type="dxa"/>
            <w:shd w:val="clear" w:color="auto" w:fill="F8FAFC"/>
            <w:tcMar>
              <w:top w:w="45" w:type="dxa"/>
              <w:left w:w="80" w:type="dxa"/>
              <w:bottom w:w="45" w:type="dxa"/>
              <w:right w:w="80" w:type="dxa"/>
            </w:tcMar>
          </w:tcPr>
          <w:p w14:paraId="64A85D5C" w14:textId="77777777" w:rsidR="00170137" w:rsidRDefault="001B5730">
            <w:pPr>
              <w:spacing w:before="40" w:after="40" w:line="252" w:lineRule="auto"/>
              <w:jc w:val="center"/>
            </w:pPr>
            <w:r>
              <w:rPr>
                <w:sz w:val="18"/>
              </w:rPr>
              <w:t>0.5</w:t>
            </w:r>
          </w:p>
        </w:tc>
      </w:tr>
      <w:tr w:rsidR="00170137" w14:paraId="63F635CC" w14:textId="77777777">
        <w:trPr>
          <w:jc w:val="center"/>
        </w:trPr>
        <w:tc>
          <w:tcPr>
            <w:tcW w:w="2592" w:type="dxa"/>
            <w:tcMar>
              <w:top w:w="45" w:type="dxa"/>
              <w:left w:w="80" w:type="dxa"/>
              <w:bottom w:w="45" w:type="dxa"/>
              <w:right w:w="80" w:type="dxa"/>
            </w:tcMar>
          </w:tcPr>
          <w:p w14:paraId="2270B9C0" w14:textId="77777777" w:rsidR="00170137" w:rsidRDefault="001B5730">
            <w:pPr>
              <w:spacing w:before="40" w:after="40" w:line="252" w:lineRule="auto"/>
              <w:jc w:val="left"/>
            </w:pPr>
            <w:r>
              <w:rPr>
                <w:sz w:val="18"/>
              </w:rPr>
              <w:t>Atleta 7</w:t>
            </w:r>
          </w:p>
        </w:tc>
        <w:tc>
          <w:tcPr>
            <w:tcW w:w="1296" w:type="dxa"/>
            <w:tcMar>
              <w:top w:w="45" w:type="dxa"/>
              <w:left w:w="80" w:type="dxa"/>
              <w:bottom w:w="45" w:type="dxa"/>
              <w:right w:w="80" w:type="dxa"/>
            </w:tcMar>
          </w:tcPr>
          <w:p w14:paraId="5992CEE5"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7018005A"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63D282BD"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1DEE8B37" w14:textId="77777777" w:rsidR="00170137" w:rsidRDefault="001B5730">
            <w:pPr>
              <w:spacing w:before="40" w:after="40" w:line="252" w:lineRule="auto"/>
              <w:jc w:val="center"/>
            </w:pPr>
            <w:r>
              <w:rPr>
                <w:sz w:val="18"/>
              </w:rPr>
              <w:t>51</w:t>
            </w:r>
          </w:p>
        </w:tc>
        <w:tc>
          <w:tcPr>
            <w:tcW w:w="1584" w:type="dxa"/>
            <w:tcMar>
              <w:top w:w="45" w:type="dxa"/>
              <w:left w:w="80" w:type="dxa"/>
              <w:bottom w:w="45" w:type="dxa"/>
              <w:right w:w="80" w:type="dxa"/>
            </w:tcMar>
          </w:tcPr>
          <w:p w14:paraId="635F8ECD" w14:textId="77777777" w:rsidR="00170137" w:rsidRDefault="001B5730">
            <w:pPr>
              <w:spacing w:before="40" w:after="40" w:line="252" w:lineRule="auto"/>
              <w:jc w:val="center"/>
            </w:pPr>
            <w:r>
              <w:rPr>
                <w:sz w:val="18"/>
              </w:rPr>
              <w:t>0.7</w:t>
            </w:r>
          </w:p>
        </w:tc>
      </w:tr>
      <w:tr w:rsidR="00170137" w14:paraId="4938997F" w14:textId="77777777">
        <w:trPr>
          <w:jc w:val="center"/>
        </w:trPr>
        <w:tc>
          <w:tcPr>
            <w:tcW w:w="2592" w:type="dxa"/>
            <w:shd w:val="clear" w:color="auto" w:fill="F8FAFC"/>
            <w:tcMar>
              <w:top w:w="45" w:type="dxa"/>
              <w:left w:w="80" w:type="dxa"/>
              <w:bottom w:w="45" w:type="dxa"/>
              <w:right w:w="80" w:type="dxa"/>
            </w:tcMar>
          </w:tcPr>
          <w:p w14:paraId="777ABF74" w14:textId="77777777" w:rsidR="00170137" w:rsidRDefault="001B5730">
            <w:pPr>
              <w:spacing w:before="40" w:after="40" w:line="252" w:lineRule="auto"/>
              <w:jc w:val="left"/>
            </w:pPr>
            <w:r>
              <w:rPr>
                <w:sz w:val="18"/>
              </w:rPr>
              <w:t>Atleta 8</w:t>
            </w:r>
          </w:p>
        </w:tc>
        <w:tc>
          <w:tcPr>
            <w:tcW w:w="1296" w:type="dxa"/>
            <w:shd w:val="clear" w:color="auto" w:fill="F8FAFC"/>
            <w:tcMar>
              <w:top w:w="45" w:type="dxa"/>
              <w:left w:w="80" w:type="dxa"/>
              <w:bottom w:w="45" w:type="dxa"/>
              <w:right w:w="80" w:type="dxa"/>
            </w:tcMar>
          </w:tcPr>
          <w:p w14:paraId="3B0FB802"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6512E9BC"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219DB64D"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3A677C1E" w14:textId="77777777" w:rsidR="00170137" w:rsidRDefault="001B5730">
            <w:pPr>
              <w:spacing w:before="40" w:after="40" w:line="252" w:lineRule="auto"/>
              <w:jc w:val="center"/>
            </w:pPr>
            <w:r>
              <w:rPr>
                <w:sz w:val="18"/>
              </w:rPr>
              <w:t>62</w:t>
            </w:r>
          </w:p>
        </w:tc>
        <w:tc>
          <w:tcPr>
            <w:tcW w:w="1584" w:type="dxa"/>
            <w:shd w:val="clear" w:color="auto" w:fill="F8FAFC"/>
            <w:tcMar>
              <w:top w:w="45" w:type="dxa"/>
              <w:left w:w="80" w:type="dxa"/>
              <w:bottom w:w="45" w:type="dxa"/>
              <w:right w:w="80" w:type="dxa"/>
            </w:tcMar>
          </w:tcPr>
          <w:p w14:paraId="2F116411" w14:textId="77777777" w:rsidR="00170137" w:rsidRDefault="001B5730">
            <w:pPr>
              <w:spacing w:before="40" w:after="40" w:line="252" w:lineRule="auto"/>
              <w:jc w:val="center"/>
            </w:pPr>
            <w:r>
              <w:rPr>
                <w:sz w:val="18"/>
              </w:rPr>
              <w:t>0.8</w:t>
            </w:r>
          </w:p>
        </w:tc>
      </w:tr>
      <w:tr w:rsidR="00170137" w14:paraId="30B1ED00" w14:textId="77777777">
        <w:trPr>
          <w:jc w:val="center"/>
        </w:trPr>
        <w:tc>
          <w:tcPr>
            <w:tcW w:w="2592" w:type="dxa"/>
            <w:tcMar>
              <w:top w:w="45" w:type="dxa"/>
              <w:left w:w="80" w:type="dxa"/>
              <w:bottom w:w="45" w:type="dxa"/>
              <w:right w:w="80" w:type="dxa"/>
            </w:tcMar>
          </w:tcPr>
          <w:p w14:paraId="1B657541" w14:textId="77777777" w:rsidR="00170137" w:rsidRDefault="001B5730">
            <w:pPr>
              <w:spacing w:before="40" w:after="40" w:line="252" w:lineRule="auto"/>
              <w:jc w:val="left"/>
            </w:pPr>
            <w:r>
              <w:rPr>
                <w:sz w:val="18"/>
              </w:rPr>
              <w:t>Atleta 9</w:t>
            </w:r>
          </w:p>
        </w:tc>
        <w:tc>
          <w:tcPr>
            <w:tcW w:w="1296" w:type="dxa"/>
            <w:tcMar>
              <w:top w:w="45" w:type="dxa"/>
              <w:left w:w="80" w:type="dxa"/>
              <w:bottom w:w="45" w:type="dxa"/>
              <w:right w:w="80" w:type="dxa"/>
            </w:tcMar>
          </w:tcPr>
          <w:p w14:paraId="1E500978"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7F8805AD"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204EA9D2"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04D5AD64" w14:textId="77777777" w:rsidR="00170137" w:rsidRDefault="001B5730">
            <w:pPr>
              <w:spacing w:before="40" w:after="40" w:line="252" w:lineRule="auto"/>
              <w:jc w:val="center"/>
            </w:pPr>
            <w:r>
              <w:rPr>
                <w:sz w:val="18"/>
              </w:rPr>
              <w:t>48</w:t>
            </w:r>
          </w:p>
        </w:tc>
        <w:tc>
          <w:tcPr>
            <w:tcW w:w="1584" w:type="dxa"/>
            <w:tcMar>
              <w:top w:w="45" w:type="dxa"/>
              <w:left w:w="80" w:type="dxa"/>
              <w:bottom w:w="45" w:type="dxa"/>
              <w:right w:w="80" w:type="dxa"/>
            </w:tcMar>
          </w:tcPr>
          <w:p w14:paraId="14698F7A" w14:textId="77777777" w:rsidR="00170137" w:rsidRDefault="001B5730">
            <w:pPr>
              <w:spacing w:before="40" w:after="40" w:line="252" w:lineRule="auto"/>
              <w:jc w:val="center"/>
            </w:pPr>
            <w:r>
              <w:rPr>
                <w:sz w:val="18"/>
              </w:rPr>
              <w:t>0.1</w:t>
            </w:r>
          </w:p>
        </w:tc>
      </w:tr>
      <w:tr w:rsidR="00170137" w14:paraId="49C1820F" w14:textId="77777777">
        <w:trPr>
          <w:jc w:val="center"/>
        </w:trPr>
        <w:tc>
          <w:tcPr>
            <w:tcW w:w="2592" w:type="dxa"/>
            <w:shd w:val="clear" w:color="auto" w:fill="F8FAFC"/>
            <w:tcMar>
              <w:top w:w="45" w:type="dxa"/>
              <w:left w:w="80" w:type="dxa"/>
              <w:bottom w:w="45" w:type="dxa"/>
              <w:right w:w="80" w:type="dxa"/>
            </w:tcMar>
          </w:tcPr>
          <w:p w14:paraId="34DDDCE3" w14:textId="77777777" w:rsidR="00170137" w:rsidRDefault="001B5730">
            <w:pPr>
              <w:spacing w:before="40" w:after="40" w:line="252" w:lineRule="auto"/>
              <w:jc w:val="left"/>
            </w:pPr>
            <w:r>
              <w:rPr>
                <w:sz w:val="18"/>
              </w:rPr>
              <w:t>Atleta 10</w:t>
            </w:r>
          </w:p>
        </w:tc>
        <w:tc>
          <w:tcPr>
            <w:tcW w:w="1296" w:type="dxa"/>
            <w:shd w:val="clear" w:color="auto" w:fill="F8FAFC"/>
            <w:tcMar>
              <w:top w:w="45" w:type="dxa"/>
              <w:left w:w="80" w:type="dxa"/>
              <w:bottom w:w="45" w:type="dxa"/>
              <w:right w:w="80" w:type="dxa"/>
            </w:tcMar>
          </w:tcPr>
          <w:p w14:paraId="3E6FB9AC"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5F32C0B7"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39182664"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6E85921B" w14:textId="77777777" w:rsidR="00170137" w:rsidRDefault="001B5730">
            <w:pPr>
              <w:spacing w:before="40" w:after="40" w:line="252" w:lineRule="auto"/>
              <w:jc w:val="center"/>
            </w:pPr>
            <w:r>
              <w:rPr>
                <w:sz w:val="18"/>
              </w:rPr>
              <w:t>56</w:t>
            </w:r>
          </w:p>
        </w:tc>
        <w:tc>
          <w:tcPr>
            <w:tcW w:w="1584" w:type="dxa"/>
            <w:shd w:val="clear" w:color="auto" w:fill="F8FAFC"/>
            <w:tcMar>
              <w:top w:w="45" w:type="dxa"/>
              <w:left w:w="80" w:type="dxa"/>
              <w:bottom w:w="45" w:type="dxa"/>
              <w:right w:w="80" w:type="dxa"/>
            </w:tcMar>
          </w:tcPr>
          <w:p w14:paraId="15431677" w14:textId="77777777" w:rsidR="00170137" w:rsidRDefault="001B5730">
            <w:pPr>
              <w:spacing w:before="40" w:after="40" w:line="252" w:lineRule="auto"/>
              <w:jc w:val="center"/>
            </w:pPr>
            <w:r>
              <w:rPr>
                <w:sz w:val="18"/>
              </w:rPr>
              <w:t>0.4</w:t>
            </w:r>
          </w:p>
        </w:tc>
      </w:tr>
      <w:tr w:rsidR="00170137" w14:paraId="4FAED46D" w14:textId="77777777">
        <w:trPr>
          <w:jc w:val="center"/>
        </w:trPr>
        <w:tc>
          <w:tcPr>
            <w:tcW w:w="2592" w:type="dxa"/>
            <w:tcMar>
              <w:top w:w="45" w:type="dxa"/>
              <w:left w:w="80" w:type="dxa"/>
              <w:bottom w:w="45" w:type="dxa"/>
              <w:right w:w="80" w:type="dxa"/>
            </w:tcMar>
          </w:tcPr>
          <w:p w14:paraId="1FA76772" w14:textId="77777777" w:rsidR="00170137" w:rsidRDefault="001B5730">
            <w:pPr>
              <w:spacing w:before="40" w:after="40" w:line="252" w:lineRule="auto"/>
              <w:jc w:val="left"/>
            </w:pPr>
            <w:r>
              <w:rPr>
                <w:sz w:val="18"/>
              </w:rPr>
              <w:t>Atleta 11</w:t>
            </w:r>
          </w:p>
        </w:tc>
        <w:tc>
          <w:tcPr>
            <w:tcW w:w="1296" w:type="dxa"/>
            <w:tcMar>
              <w:top w:w="45" w:type="dxa"/>
              <w:left w:w="80" w:type="dxa"/>
              <w:bottom w:w="45" w:type="dxa"/>
              <w:right w:w="80" w:type="dxa"/>
            </w:tcMar>
          </w:tcPr>
          <w:p w14:paraId="74384CC3"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2EE5D891"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42B1F2BD"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3FBA221D" w14:textId="77777777" w:rsidR="00170137" w:rsidRDefault="001B5730">
            <w:pPr>
              <w:spacing w:before="40" w:after="40" w:line="252" w:lineRule="auto"/>
              <w:jc w:val="center"/>
            </w:pPr>
            <w:r>
              <w:rPr>
                <w:sz w:val="18"/>
              </w:rPr>
              <w:t>58</w:t>
            </w:r>
          </w:p>
        </w:tc>
        <w:tc>
          <w:tcPr>
            <w:tcW w:w="1584" w:type="dxa"/>
            <w:tcMar>
              <w:top w:w="45" w:type="dxa"/>
              <w:left w:w="80" w:type="dxa"/>
              <w:bottom w:w="45" w:type="dxa"/>
              <w:right w:w="80" w:type="dxa"/>
            </w:tcMar>
          </w:tcPr>
          <w:p w14:paraId="62BB8A20" w14:textId="77777777" w:rsidR="00170137" w:rsidRDefault="001B5730">
            <w:pPr>
              <w:spacing w:before="40" w:after="40" w:line="252" w:lineRule="auto"/>
              <w:jc w:val="center"/>
            </w:pPr>
            <w:r>
              <w:rPr>
                <w:sz w:val="18"/>
              </w:rPr>
              <w:t>0.3</w:t>
            </w:r>
          </w:p>
        </w:tc>
      </w:tr>
      <w:tr w:rsidR="00170137" w14:paraId="112FA5ED" w14:textId="77777777">
        <w:trPr>
          <w:jc w:val="center"/>
        </w:trPr>
        <w:tc>
          <w:tcPr>
            <w:tcW w:w="2592" w:type="dxa"/>
            <w:shd w:val="clear" w:color="auto" w:fill="F8FAFC"/>
            <w:tcMar>
              <w:top w:w="45" w:type="dxa"/>
              <w:left w:w="80" w:type="dxa"/>
              <w:bottom w:w="45" w:type="dxa"/>
              <w:right w:w="80" w:type="dxa"/>
            </w:tcMar>
          </w:tcPr>
          <w:p w14:paraId="01183B88" w14:textId="77777777" w:rsidR="00170137" w:rsidRDefault="001B5730">
            <w:pPr>
              <w:spacing w:before="40" w:after="40" w:line="252" w:lineRule="auto"/>
              <w:jc w:val="left"/>
            </w:pPr>
            <w:r>
              <w:rPr>
                <w:sz w:val="18"/>
              </w:rPr>
              <w:t>Atleta 12</w:t>
            </w:r>
          </w:p>
        </w:tc>
        <w:tc>
          <w:tcPr>
            <w:tcW w:w="1296" w:type="dxa"/>
            <w:shd w:val="clear" w:color="auto" w:fill="F8FAFC"/>
            <w:tcMar>
              <w:top w:w="45" w:type="dxa"/>
              <w:left w:w="80" w:type="dxa"/>
              <w:bottom w:w="45" w:type="dxa"/>
              <w:right w:w="80" w:type="dxa"/>
            </w:tcMar>
          </w:tcPr>
          <w:p w14:paraId="19B09365"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26134C02"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4D579E30"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355C7523" w14:textId="77777777" w:rsidR="00170137" w:rsidRDefault="001B5730">
            <w:pPr>
              <w:spacing w:before="40" w:after="40" w:line="252" w:lineRule="auto"/>
              <w:jc w:val="center"/>
            </w:pPr>
            <w:r>
              <w:rPr>
                <w:sz w:val="18"/>
              </w:rPr>
              <w:t>63</w:t>
            </w:r>
          </w:p>
        </w:tc>
        <w:tc>
          <w:tcPr>
            <w:tcW w:w="1584" w:type="dxa"/>
            <w:shd w:val="clear" w:color="auto" w:fill="F8FAFC"/>
            <w:tcMar>
              <w:top w:w="45" w:type="dxa"/>
              <w:left w:w="80" w:type="dxa"/>
              <w:bottom w:w="45" w:type="dxa"/>
              <w:right w:w="80" w:type="dxa"/>
            </w:tcMar>
          </w:tcPr>
          <w:p w14:paraId="37068BD8" w14:textId="77777777" w:rsidR="00170137" w:rsidRDefault="001B5730">
            <w:pPr>
              <w:spacing w:before="40" w:after="40" w:line="252" w:lineRule="auto"/>
              <w:jc w:val="center"/>
            </w:pPr>
            <w:r>
              <w:rPr>
                <w:sz w:val="18"/>
              </w:rPr>
              <w:t>0.1</w:t>
            </w:r>
          </w:p>
        </w:tc>
      </w:tr>
      <w:tr w:rsidR="00170137" w14:paraId="4EA4094C" w14:textId="77777777">
        <w:trPr>
          <w:jc w:val="center"/>
        </w:trPr>
        <w:tc>
          <w:tcPr>
            <w:tcW w:w="2592" w:type="dxa"/>
            <w:tcMar>
              <w:top w:w="45" w:type="dxa"/>
              <w:left w:w="80" w:type="dxa"/>
              <w:bottom w:w="45" w:type="dxa"/>
              <w:right w:w="80" w:type="dxa"/>
            </w:tcMar>
          </w:tcPr>
          <w:p w14:paraId="6BFD415F" w14:textId="77777777" w:rsidR="00170137" w:rsidRDefault="001B5730">
            <w:pPr>
              <w:spacing w:before="40" w:after="40" w:line="252" w:lineRule="auto"/>
              <w:jc w:val="left"/>
            </w:pPr>
            <w:r>
              <w:rPr>
                <w:sz w:val="18"/>
              </w:rPr>
              <w:t>Atleta 13</w:t>
            </w:r>
          </w:p>
        </w:tc>
        <w:tc>
          <w:tcPr>
            <w:tcW w:w="1296" w:type="dxa"/>
            <w:tcMar>
              <w:top w:w="45" w:type="dxa"/>
              <w:left w:w="80" w:type="dxa"/>
              <w:bottom w:w="45" w:type="dxa"/>
              <w:right w:w="80" w:type="dxa"/>
            </w:tcMar>
          </w:tcPr>
          <w:p w14:paraId="6DC1D644"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4045D92D" w14:textId="77777777" w:rsidR="00170137" w:rsidRDefault="001B5730">
            <w:pPr>
              <w:spacing w:before="40" w:after="40" w:line="252" w:lineRule="auto"/>
              <w:jc w:val="center"/>
            </w:pPr>
            <w:r>
              <w:rPr>
                <w:sz w:val="18"/>
              </w:rPr>
              <w:t>1</w:t>
            </w:r>
          </w:p>
        </w:tc>
        <w:tc>
          <w:tcPr>
            <w:tcW w:w="1152" w:type="dxa"/>
            <w:tcMar>
              <w:top w:w="45" w:type="dxa"/>
              <w:left w:w="80" w:type="dxa"/>
              <w:bottom w:w="45" w:type="dxa"/>
              <w:right w:w="80" w:type="dxa"/>
            </w:tcMar>
          </w:tcPr>
          <w:p w14:paraId="52A97188"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4975549C" w14:textId="77777777" w:rsidR="00170137" w:rsidRDefault="001B5730">
            <w:pPr>
              <w:spacing w:before="40" w:after="40" w:line="252" w:lineRule="auto"/>
              <w:jc w:val="center"/>
            </w:pPr>
            <w:r>
              <w:rPr>
                <w:sz w:val="18"/>
              </w:rPr>
              <w:t>53</w:t>
            </w:r>
          </w:p>
        </w:tc>
        <w:tc>
          <w:tcPr>
            <w:tcW w:w="1584" w:type="dxa"/>
            <w:tcMar>
              <w:top w:w="45" w:type="dxa"/>
              <w:left w:w="80" w:type="dxa"/>
              <w:bottom w:w="45" w:type="dxa"/>
              <w:right w:w="80" w:type="dxa"/>
            </w:tcMar>
          </w:tcPr>
          <w:p w14:paraId="353BB539" w14:textId="77777777" w:rsidR="00170137" w:rsidRDefault="001B5730">
            <w:pPr>
              <w:spacing w:before="40" w:after="40" w:line="252" w:lineRule="auto"/>
              <w:jc w:val="center"/>
            </w:pPr>
            <w:r>
              <w:rPr>
                <w:sz w:val="18"/>
              </w:rPr>
              <w:t>0.7</w:t>
            </w:r>
          </w:p>
        </w:tc>
      </w:tr>
      <w:tr w:rsidR="00170137" w14:paraId="1CE7CDE2" w14:textId="77777777">
        <w:trPr>
          <w:jc w:val="center"/>
        </w:trPr>
        <w:tc>
          <w:tcPr>
            <w:tcW w:w="2592" w:type="dxa"/>
            <w:shd w:val="clear" w:color="auto" w:fill="F8FAFC"/>
            <w:tcMar>
              <w:top w:w="45" w:type="dxa"/>
              <w:left w:w="80" w:type="dxa"/>
              <w:bottom w:w="45" w:type="dxa"/>
              <w:right w:w="80" w:type="dxa"/>
            </w:tcMar>
          </w:tcPr>
          <w:p w14:paraId="06058E4A" w14:textId="77777777" w:rsidR="00170137" w:rsidRDefault="001B5730">
            <w:pPr>
              <w:spacing w:before="40" w:after="40" w:line="252" w:lineRule="auto"/>
              <w:jc w:val="left"/>
            </w:pPr>
            <w:r>
              <w:rPr>
                <w:sz w:val="18"/>
              </w:rPr>
              <w:t>Atleta 14</w:t>
            </w:r>
          </w:p>
        </w:tc>
        <w:tc>
          <w:tcPr>
            <w:tcW w:w="1296" w:type="dxa"/>
            <w:shd w:val="clear" w:color="auto" w:fill="F8FAFC"/>
            <w:tcMar>
              <w:top w:w="45" w:type="dxa"/>
              <w:left w:w="80" w:type="dxa"/>
              <w:bottom w:w="45" w:type="dxa"/>
              <w:right w:w="80" w:type="dxa"/>
            </w:tcMar>
          </w:tcPr>
          <w:p w14:paraId="1E307305"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43B93AE4"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34151FE2"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2974FFE3" w14:textId="77777777" w:rsidR="00170137" w:rsidRDefault="001B5730">
            <w:pPr>
              <w:spacing w:before="40" w:after="40" w:line="252" w:lineRule="auto"/>
              <w:jc w:val="center"/>
            </w:pPr>
            <w:r>
              <w:rPr>
                <w:sz w:val="18"/>
              </w:rPr>
              <w:t>59</w:t>
            </w:r>
          </w:p>
        </w:tc>
        <w:tc>
          <w:tcPr>
            <w:tcW w:w="1584" w:type="dxa"/>
            <w:shd w:val="clear" w:color="auto" w:fill="F8FAFC"/>
            <w:tcMar>
              <w:top w:w="45" w:type="dxa"/>
              <w:left w:w="80" w:type="dxa"/>
              <w:bottom w:w="45" w:type="dxa"/>
              <w:right w:w="80" w:type="dxa"/>
            </w:tcMar>
          </w:tcPr>
          <w:p w14:paraId="088978B1" w14:textId="77777777" w:rsidR="00170137" w:rsidRDefault="001B5730">
            <w:pPr>
              <w:spacing w:before="40" w:after="40" w:line="252" w:lineRule="auto"/>
              <w:jc w:val="center"/>
            </w:pPr>
            <w:r>
              <w:rPr>
                <w:sz w:val="18"/>
              </w:rPr>
              <w:t>0.1</w:t>
            </w:r>
          </w:p>
        </w:tc>
      </w:tr>
      <w:tr w:rsidR="00170137" w14:paraId="4601ABBB" w14:textId="77777777">
        <w:trPr>
          <w:jc w:val="center"/>
        </w:trPr>
        <w:tc>
          <w:tcPr>
            <w:tcW w:w="2592" w:type="dxa"/>
            <w:tcMar>
              <w:top w:w="45" w:type="dxa"/>
              <w:left w:w="80" w:type="dxa"/>
              <w:bottom w:w="45" w:type="dxa"/>
              <w:right w:w="80" w:type="dxa"/>
            </w:tcMar>
          </w:tcPr>
          <w:p w14:paraId="03D217B2" w14:textId="77777777" w:rsidR="00170137" w:rsidRDefault="001B5730">
            <w:pPr>
              <w:spacing w:before="40" w:after="40" w:line="252" w:lineRule="auto"/>
              <w:jc w:val="left"/>
            </w:pPr>
            <w:r>
              <w:rPr>
                <w:sz w:val="18"/>
              </w:rPr>
              <w:t>Atleta 15</w:t>
            </w:r>
          </w:p>
        </w:tc>
        <w:tc>
          <w:tcPr>
            <w:tcW w:w="1296" w:type="dxa"/>
            <w:tcMar>
              <w:top w:w="45" w:type="dxa"/>
              <w:left w:w="80" w:type="dxa"/>
              <w:bottom w:w="45" w:type="dxa"/>
              <w:right w:w="80" w:type="dxa"/>
            </w:tcMar>
          </w:tcPr>
          <w:p w14:paraId="2DE3AACF"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121C81F2"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6AB1E3F9"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4583B71A" w14:textId="77777777" w:rsidR="00170137" w:rsidRDefault="001B5730">
            <w:pPr>
              <w:spacing w:before="40" w:after="40" w:line="252" w:lineRule="auto"/>
              <w:jc w:val="center"/>
            </w:pPr>
            <w:r>
              <w:rPr>
                <w:sz w:val="18"/>
              </w:rPr>
              <w:t>67</w:t>
            </w:r>
          </w:p>
        </w:tc>
        <w:tc>
          <w:tcPr>
            <w:tcW w:w="1584" w:type="dxa"/>
            <w:tcMar>
              <w:top w:w="45" w:type="dxa"/>
              <w:left w:w="80" w:type="dxa"/>
              <w:bottom w:w="45" w:type="dxa"/>
              <w:right w:w="80" w:type="dxa"/>
            </w:tcMar>
          </w:tcPr>
          <w:p w14:paraId="69142CA5" w14:textId="77777777" w:rsidR="00170137" w:rsidRDefault="001B5730">
            <w:pPr>
              <w:spacing w:before="40" w:after="40" w:line="252" w:lineRule="auto"/>
              <w:jc w:val="center"/>
            </w:pPr>
            <w:r>
              <w:rPr>
                <w:sz w:val="18"/>
              </w:rPr>
              <w:t>0.8</w:t>
            </w:r>
          </w:p>
        </w:tc>
      </w:tr>
      <w:tr w:rsidR="00170137" w14:paraId="5D46A521" w14:textId="77777777">
        <w:trPr>
          <w:jc w:val="center"/>
        </w:trPr>
        <w:tc>
          <w:tcPr>
            <w:tcW w:w="2592" w:type="dxa"/>
            <w:shd w:val="clear" w:color="auto" w:fill="F8FAFC"/>
            <w:tcMar>
              <w:top w:w="45" w:type="dxa"/>
              <w:left w:w="80" w:type="dxa"/>
              <w:bottom w:w="45" w:type="dxa"/>
              <w:right w:w="80" w:type="dxa"/>
            </w:tcMar>
          </w:tcPr>
          <w:p w14:paraId="4925ED17" w14:textId="77777777" w:rsidR="00170137" w:rsidRDefault="001B5730">
            <w:pPr>
              <w:spacing w:before="40" w:after="40" w:line="252" w:lineRule="auto"/>
              <w:jc w:val="left"/>
            </w:pPr>
            <w:r>
              <w:rPr>
                <w:sz w:val="18"/>
              </w:rPr>
              <w:t>Atleta 16</w:t>
            </w:r>
          </w:p>
        </w:tc>
        <w:tc>
          <w:tcPr>
            <w:tcW w:w="1296" w:type="dxa"/>
            <w:shd w:val="clear" w:color="auto" w:fill="F8FAFC"/>
            <w:tcMar>
              <w:top w:w="45" w:type="dxa"/>
              <w:left w:w="80" w:type="dxa"/>
              <w:bottom w:w="45" w:type="dxa"/>
              <w:right w:w="80" w:type="dxa"/>
            </w:tcMar>
          </w:tcPr>
          <w:p w14:paraId="4F05621F" w14:textId="77777777" w:rsidR="00170137" w:rsidRDefault="001B5730">
            <w:pPr>
              <w:spacing w:before="40" w:after="40" w:line="252" w:lineRule="auto"/>
              <w:jc w:val="center"/>
            </w:pPr>
            <w:r>
              <w:rPr>
                <w:sz w:val="18"/>
              </w:rPr>
              <w:t>0</w:t>
            </w:r>
          </w:p>
        </w:tc>
        <w:tc>
          <w:tcPr>
            <w:tcW w:w="1296" w:type="dxa"/>
            <w:shd w:val="clear" w:color="auto" w:fill="F8FAFC"/>
            <w:tcMar>
              <w:top w:w="45" w:type="dxa"/>
              <w:left w:w="80" w:type="dxa"/>
              <w:bottom w:w="45" w:type="dxa"/>
              <w:right w:w="80" w:type="dxa"/>
            </w:tcMar>
          </w:tcPr>
          <w:p w14:paraId="1C922624" w14:textId="77777777" w:rsidR="00170137" w:rsidRDefault="001B5730">
            <w:pPr>
              <w:spacing w:before="40" w:after="40" w:line="252" w:lineRule="auto"/>
              <w:jc w:val="center"/>
            </w:pPr>
            <w:r>
              <w:rPr>
                <w:sz w:val="18"/>
              </w:rPr>
              <w:t>1</w:t>
            </w:r>
          </w:p>
        </w:tc>
        <w:tc>
          <w:tcPr>
            <w:tcW w:w="1152" w:type="dxa"/>
            <w:shd w:val="clear" w:color="auto" w:fill="F8FAFC"/>
            <w:tcMar>
              <w:top w:w="45" w:type="dxa"/>
              <w:left w:w="80" w:type="dxa"/>
              <w:bottom w:w="45" w:type="dxa"/>
              <w:right w:w="80" w:type="dxa"/>
            </w:tcMar>
          </w:tcPr>
          <w:p w14:paraId="2DCDF59E"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51546D43" w14:textId="77777777" w:rsidR="00170137" w:rsidRDefault="001B5730">
            <w:pPr>
              <w:spacing w:before="40" w:after="40" w:line="252" w:lineRule="auto"/>
              <w:jc w:val="center"/>
            </w:pPr>
            <w:r>
              <w:rPr>
                <w:sz w:val="18"/>
              </w:rPr>
              <w:t>58</w:t>
            </w:r>
          </w:p>
        </w:tc>
        <w:tc>
          <w:tcPr>
            <w:tcW w:w="1584" w:type="dxa"/>
            <w:shd w:val="clear" w:color="auto" w:fill="F8FAFC"/>
            <w:tcMar>
              <w:top w:w="45" w:type="dxa"/>
              <w:left w:w="80" w:type="dxa"/>
              <w:bottom w:w="45" w:type="dxa"/>
              <w:right w:w="80" w:type="dxa"/>
            </w:tcMar>
          </w:tcPr>
          <w:p w14:paraId="2EF08C64" w14:textId="77777777" w:rsidR="00170137" w:rsidRDefault="001B5730">
            <w:pPr>
              <w:spacing w:before="40" w:after="40" w:line="252" w:lineRule="auto"/>
              <w:jc w:val="center"/>
            </w:pPr>
            <w:r>
              <w:rPr>
                <w:sz w:val="18"/>
              </w:rPr>
              <w:t>0.7</w:t>
            </w:r>
          </w:p>
        </w:tc>
      </w:tr>
      <w:tr w:rsidR="00170137" w14:paraId="4FA3D6FB" w14:textId="77777777">
        <w:trPr>
          <w:jc w:val="center"/>
        </w:trPr>
        <w:tc>
          <w:tcPr>
            <w:tcW w:w="2592" w:type="dxa"/>
            <w:tcMar>
              <w:top w:w="45" w:type="dxa"/>
              <w:left w:w="80" w:type="dxa"/>
              <w:bottom w:w="45" w:type="dxa"/>
              <w:right w:w="80" w:type="dxa"/>
            </w:tcMar>
          </w:tcPr>
          <w:p w14:paraId="7A39C3CB" w14:textId="77777777" w:rsidR="00170137" w:rsidRDefault="001B5730">
            <w:pPr>
              <w:spacing w:before="40" w:after="40" w:line="252" w:lineRule="auto"/>
              <w:jc w:val="left"/>
            </w:pPr>
            <w:r>
              <w:rPr>
                <w:sz w:val="18"/>
              </w:rPr>
              <w:t>Atleta 17</w:t>
            </w:r>
          </w:p>
        </w:tc>
        <w:tc>
          <w:tcPr>
            <w:tcW w:w="1296" w:type="dxa"/>
            <w:tcMar>
              <w:top w:w="45" w:type="dxa"/>
              <w:left w:w="80" w:type="dxa"/>
              <w:bottom w:w="45" w:type="dxa"/>
              <w:right w:w="80" w:type="dxa"/>
            </w:tcMar>
          </w:tcPr>
          <w:p w14:paraId="151936AA"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0352CB3D" w14:textId="77777777" w:rsidR="00170137" w:rsidRDefault="001B5730">
            <w:pPr>
              <w:spacing w:before="40" w:after="40" w:line="252" w:lineRule="auto"/>
              <w:jc w:val="center"/>
            </w:pPr>
            <w:r>
              <w:rPr>
                <w:sz w:val="18"/>
              </w:rPr>
              <w:t>1</w:t>
            </w:r>
          </w:p>
        </w:tc>
        <w:tc>
          <w:tcPr>
            <w:tcW w:w="1152" w:type="dxa"/>
            <w:tcMar>
              <w:top w:w="45" w:type="dxa"/>
              <w:left w:w="80" w:type="dxa"/>
              <w:bottom w:w="45" w:type="dxa"/>
              <w:right w:w="80" w:type="dxa"/>
            </w:tcMar>
          </w:tcPr>
          <w:p w14:paraId="1A4B8E79" w14:textId="77777777" w:rsidR="00170137" w:rsidRDefault="001B5730">
            <w:pPr>
              <w:spacing w:before="40" w:after="40" w:line="252" w:lineRule="auto"/>
              <w:jc w:val="center"/>
            </w:pPr>
            <w:r>
              <w:rPr>
                <w:sz w:val="18"/>
              </w:rPr>
              <w:t>W</w:t>
            </w:r>
          </w:p>
        </w:tc>
        <w:tc>
          <w:tcPr>
            <w:tcW w:w="1152" w:type="dxa"/>
            <w:tcMar>
              <w:top w:w="45" w:type="dxa"/>
              <w:left w:w="80" w:type="dxa"/>
              <w:bottom w:w="45" w:type="dxa"/>
              <w:right w:w="80" w:type="dxa"/>
            </w:tcMar>
          </w:tcPr>
          <w:p w14:paraId="5FA56AFC" w14:textId="77777777" w:rsidR="00170137" w:rsidRDefault="001B5730">
            <w:pPr>
              <w:spacing w:before="40" w:after="40" w:line="252" w:lineRule="auto"/>
              <w:jc w:val="center"/>
            </w:pPr>
            <w:r>
              <w:rPr>
                <w:sz w:val="18"/>
              </w:rPr>
              <w:t>60</w:t>
            </w:r>
          </w:p>
        </w:tc>
        <w:tc>
          <w:tcPr>
            <w:tcW w:w="1584" w:type="dxa"/>
            <w:tcMar>
              <w:top w:w="45" w:type="dxa"/>
              <w:left w:w="80" w:type="dxa"/>
              <w:bottom w:w="45" w:type="dxa"/>
              <w:right w:w="80" w:type="dxa"/>
            </w:tcMar>
          </w:tcPr>
          <w:p w14:paraId="68062AC6" w14:textId="77777777" w:rsidR="00170137" w:rsidRDefault="001B5730">
            <w:pPr>
              <w:spacing w:before="40" w:after="40" w:line="252" w:lineRule="auto"/>
              <w:jc w:val="center"/>
            </w:pPr>
            <w:r>
              <w:rPr>
                <w:sz w:val="18"/>
              </w:rPr>
              <w:t>0.8</w:t>
            </w:r>
          </w:p>
        </w:tc>
      </w:tr>
      <w:tr w:rsidR="00170137" w14:paraId="61F37AF4" w14:textId="77777777">
        <w:trPr>
          <w:jc w:val="center"/>
        </w:trPr>
        <w:tc>
          <w:tcPr>
            <w:tcW w:w="2592" w:type="dxa"/>
            <w:shd w:val="clear" w:color="auto" w:fill="F8FAFC"/>
            <w:tcMar>
              <w:top w:w="45" w:type="dxa"/>
              <w:left w:w="80" w:type="dxa"/>
              <w:bottom w:w="45" w:type="dxa"/>
              <w:right w:w="80" w:type="dxa"/>
            </w:tcMar>
          </w:tcPr>
          <w:p w14:paraId="5B7B27FC" w14:textId="77777777" w:rsidR="00170137" w:rsidRDefault="001B5730">
            <w:pPr>
              <w:spacing w:before="40" w:after="40" w:line="252" w:lineRule="auto"/>
              <w:jc w:val="left"/>
            </w:pPr>
            <w:r>
              <w:rPr>
                <w:sz w:val="18"/>
              </w:rPr>
              <w:t>Atleta 18</w:t>
            </w:r>
          </w:p>
        </w:tc>
        <w:tc>
          <w:tcPr>
            <w:tcW w:w="1296" w:type="dxa"/>
            <w:shd w:val="clear" w:color="auto" w:fill="F8FAFC"/>
            <w:tcMar>
              <w:top w:w="45" w:type="dxa"/>
              <w:left w:w="80" w:type="dxa"/>
              <w:bottom w:w="45" w:type="dxa"/>
              <w:right w:w="80" w:type="dxa"/>
            </w:tcMar>
          </w:tcPr>
          <w:p w14:paraId="1EB9CF5B"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5954A39C"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1F157170" w14:textId="77777777" w:rsidR="00170137" w:rsidRDefault="001B5730">
            <w:pPr>
              <w:spacing w:before="40" w:after="40" w:line="252" w:lineRule="auto"/>
              <w:jc w:val="center"/>
            </w:pPr>
            <w:r>
              <w:rPr>
                <w:sz w:val="18"/>
              </w:rPr>
              <w:t>W</w:t>
            </w:r>
          </w:p>
        </w:tc>
        <w:tc>
          <w:tcPr>
            <w:tcW w:w="1152" w:type="dxa"/>
            <w:shd w:val="clear" w:color="auto" w:fill="F8FAFC"/>
            <w:tcMar>
              <w:top w:w="45" w:type="dxa"/>
              <w:left w:w="80" w:type="dxa"/>
              <w:bottom w:w="45" w:type="dxa"/>
              <w:right w:w="80" w:type="dxa"/>
            </w:tcMar>
          </w:tcPr>
          <w:p w14:paraId="14ADA065" w14:textId="77777777" w:rsidR="00170137" w:rsidRDefault="001B5730">
            <w:pPr>
              <w:spacing w:before="40" w:after="40" w:line="252" w:lineRule="auto"/>
              <w:jc w:val="center"/>
            </w:pPr>
            <w:r>
              <w:rPr>
                <w:sz w:val="18"/>
              </w:rPr>
              <w:t>44</w:t>
            </w:r>
          </w:p>
        </w:tc>
        <w:tc>
          <w:tcPr>
            <w:tcW w:w="1584" w:type="dxa"/>
            <w:shd w:val="clear" w:color="auto" w:fill="F8FAFC"/>
            <w:tcMar>
              <w:top w:w="45" w:type="dxa"/>
              <w:left w:w="80" w:type="dxa"/>
              <w:bottom w:w="45" w:type="dxa"/>
              <w:right w:w="80" w:type="dxa"/>
            </w:tcMar>
          </w:tcPr>
          <w:p w14:paraId="63EEF9D6" w14:textId="77777777" w:rsidR="00170137" w:rsidRDefault="001B5730">
            <w:pPr>
              <w:spacing w:before="40" w:after="40" w:line="252" w:lineRule="auto"/>
              <w:jc w:val="center"/>
            </w:pPr>
            <w:r>
              <w:rPr>
                <w:sz w:val="18"/>
              </w:rPr>
              <w:t>0.7</w:t>
            </w:r>
          </w:p>
        </w:tc>
      </w:tr>
      <w:tr w:rsidR="00170137" w14:paraId="5E3831BA" w14:textId="77777777">
        <w:trPr>
          <w:jc w:val="center"/>
        </w:trPr>
        <w:tc>
          <w:tcPr>
            <w:tcW w:w="2592" w:type="dxa"/>
            <w:tcMar>
              <w:top w:w="45" w:type="dxa"/>
              <w:left w:w="80" w:type="dxa"/>
              <w:bottom w:w="45" w:type="dxa"/>
              <w:right w:w="80" w:type="dxa"/>
            </w:tcMar>
          </w:tcPr>
          <w:p w14:paraId="54C0D847" w14:textId="77777777" w:rsidR="00170137" w:rsidRDefault="001B5730">
            <w:pPr>
              <w:spacing w:before="40" w:after="40" w:line="252" w:lineRule="auto"/>
              <w:jc w:val="left"/>
            </w:pPr>
            <w:r>
              <w:rPr>
                <w:sz w:val="18"/>
              </w:rPr>
              <w:t>Atleta 19</w:t>
            </w:r>
          </w:p>
        </w:tc>
        <w:tc>
          <w:tcPr>
            <w:tcW w:w="1296" w:type="dxa"/>
            <w:tcMar>
              <w:top w:w="45" w:type="dxa"/>
              <w:left w:w="80" w:type="dxa"/>
              <w:bottom w:w="45" w:type="dxa"/>
              <w:right w:w="80" w:type="dxa"/>
            </w:tcMar>
          </w:tcPr>
          <w:p w14:paraId="0535FC61"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031FCDE3"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762A3D3A" w14:textId="77777777" w:rsidR="00170137" w:rsidRDefault="001B5730">
            <w:pPr>
              <w:spacing w:before="40" w:after="40" w:line="252" w:lineRule="auto"/>
              <w:jc w:val="center"/>
            </w:pPr>
            <w:r>
              <w:rPr>
                <w:sz w:val="18"/>
              </w:rPr>
              <w:t>W</w:t>
            </w:r>
          </w:p>
        </w:tc>
        <w:tc>
          <w:tcPr>
            <w:tcW w:w="1152" w:type="dxa"/>
            <w:tcMar>
              <w:top w:w="45" w:type="dxa"/>
              <w:left w:w="80" w:type="dxa"/>
              <w:bottom w:w="45" w:type="dxa"/>
              <w:right w:w="80" w:type="dxa"/>
            </w:tcMar>
          </w:tcPr>
          <w:p w14:paraId="4D7BCA04" w14:textId="77777777" w:rsidR="00170137" w:rsidRDefault="001B5730">
            <w:pPr>
              <w:spacing w:before="40" w:after="40" w:line="252" w:lineRule="auto"/>
              <w:jc w:val="center"/>
            </w:pPr>
            <w:r>
              <w:rPr>
                <w:sz w:val="18"/>
              </w:rPr>
              <w:t>57</w:t>
            </w:r>
          </w:p>
        </w:tc>
        <w:tc>
          <w:tcPr>
            <w:tcW w:w="1584" w:type="dxa"/>
            <w:tcMar>
              <w:top w:w="45" w:type="dxa"/>
              <w:left w:w="80" w:type="dxa"/>
              <w:bottom w:w="45" w:type="dxa"/>
              <w:right w:w="80" w:type="dxa"/>
            </w:tcMar>
          </w:tcPr>
          <w:p w14:paraId="2101D43F" w14:textId="77777777" w:rsidR="00170137" w:rsidRDefault="001B5730">
            <w:pPr>
              <w:spacing w:before="40" w:after="40" w:line="252" w:lineRule="auto"/>
              <w:jc w:val="center"/>
            </w:pPr>
            <w:r>
              <w:rPr>
                <w:sz w:val="18"/>
              </w:rPr>
              <w:t>0.9</w:t>
            </w:r>
          </w:p>
        </w:tc>
      </w:tr>
      <w:tr w:rsidR="00170137" w14:paraId="23279F6D" w14:textId="77777777">
        <w:trPr>
          <w:jc w:val="center"/>
        </w:trPr>
        <w:tc>
          <w:tcPr>
            <w:tcW w:w="2592" w:type="dxa"/>
            <w:shd w:val="clear" w:color="auto" w:fill="F8FAFC"/>
            <w:tcMar>
              <w:top w:w="45" w:type="dxa"/>
              <w:left w:w="80" w:type="dxa"/>
              <w:bottom w:w="45" w:type="dxa"/>
              <w:right w:w="80" w:type="dxa"/>
            </w:tcMar>
          </w:tcPr>
          <w:p w14:paraId="2CD8994B" w14:textId="77777777" w:rsidR="00170137" w:rsidRDefault="001B5730">
            <w:pPr>
              <w:spacing w:before="40" w:after="40" w:line="252" w:lineRule="auto"/>
              <w:jc w:val="left"/>
            </w:pPr>
            <w:r>
              <w:rPr>
                <w:sz w:val="18"/>
              </w:rPr>
              <w:lastRenderedPageBreak/>
              <w:t>Atleta 20</w:t>
            </w:r>
          </w:p>
        </w:tc>
        <w:tc>
          <w:tcPr>
            <w:tcW w:w="1296" w:type="dxa"/>
            <w:shd w:val="clear" w:color="auto" w:fill="F8FAFC"/>
            <w:tcMar>
              <w:top w:w="45" w:type="dxa"/>
              <w:left w:w="80" w:type="dxa"/>
              <w:bottom w:w="45" w:type="dxa"/>
              <w:right w:w="80" w:type="dxa"/>
            </w:tcMar>
          </w:tcPr>
          <w:p w14:paraId="0C7D9B3B"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49B8D6C3"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5313D6BF" w14:textId="77777777" w:rsidR="00170137" w:rsidRDefault="001B5730">
            <w:pPr>
              <w:spacing w:before="40" w:after="40" w:line="252" w:lineRule="auto"/>
              <w:jc w:val="center"/>
            </w:pPr>
            <w:r>
              <w:rPr>
                <w:sz w:val="18"/>
              </w:rPr>
              <w:t>W</w:t>
            </w:r>
          </w:p>
        </w:tc>
        <w:tc>
          <w:tcPr>
            <w:tcW w:w="1152" w:type="dxa"/>
            <w:shd w:val="clear" w:color="auto" w:fill="F8FAFC"/>
            <w:tcMar>
              <w:top w:w="45" w:type="dxa"/>
              <w:left w:w="80" w:type="dxa"/>
              <w:bottom w:w="45" w:type="dxa"/>
              <w:right w:w="80" w:type="dxa"/>
            </w:tcMar>
          </w:tcPr>
          <w:p w14:paraId="3B224A68" w14:textId="77777777" w:rsidR="00170137" w:rsidRDefault="001B5730">
            <w:pPr>
              <w:spacing w:before="40" w:after="40" w:line="252" w:lineRule="auto"/>
              <w:jc w:val="center"/>
            </w:pPr>
            <w:r>
              <w:rPr>
                <w:sz w:val="18"/>
              </w:rPr>
              <w:t>48</w:t>
            </w:r>
          </w:p>
        </w:tc>
        <w:tc>
          <w:tcPr>
            <w:tcW w:w="1584" w:type="dxa"/>
            <w:shd w:val="clear" w:color="auto" w:fill="F8FAFC"/>
            <w:tcMar>
              <w:top w:w="45" w:type="dxa"/>
              <w:left w:w="80" w:type="dxa"/>
              <w:bottom w:w="45" w:type="dxa"/>
              <w:right w:w="80" w:type="dxa"/>
            </w:tcMar>
          </w:tcPr>
          <w:p w14:paraId="2D8D5CA3" w14:textId="77777777" w:rsidR="00170137" w:rsidRDefault="001B5730">
            <w:pPr>
              <w:spacing w:before="40" w:after="40" w:line="252" w:lineRule="auto"/>
              <w:jc w:val="center"/>
            </w:pPr>
            <w:r>
              <w:rPr>
                <w:sz w:val="18"/>
              </w:rPr>
              <w:t>0.5</w:t>
            </w:r>
          </w:p>
        </w:tc>
      </w:tr>
      <w:tr w:rsidR="00170137" w14:paraId="6F6835B3" w14:textId="77777777">
        <w:trPr>
          <w:jc w:val="center"/>
        </w:trPr>
        <w:tc>
          <w:tcPr>
            <w:tcW w:w="2592" w:type="dxa"/>
            <w:tcMar>
              <w:top w:w="45" w:type="dxa"/>
              <w:left w:w="80" w:type="dxa"/>
              <w:bottom w:w="45" w:type="dxa"/>
              <w:right w:w="80" w:type="dxa"/>
            </w:tcMar>
          </w:tcPr>
          <w:p w14:paraId="421BD3A4" w14:textId="77777777" w:rsidR="00170137" w:rsidRDefault="001B5730">
            <w:pPr>
              <w:spacing w:before="40" w:after="40" w:line="252" w:lineRule="auto"/>
              <w:jc w:val="left"/>
            </w:pPr>
            <w:r>
              <w:rPr>
                <w:sz w:val="18"/>
              </w:rPr>
              <w:t>Atleta 21</w:t>
            </w:r>
          </w:p>
        </w:tc>
        <w:tc>
          <w:tcPr>
            <w:tcW w:w="1296" w:type="dxa"/>
            <w:tcMar>
              <w:top w:w="45" w:type="dxa"/>
              <w:left w:w="80" w:type="dxa"/>
              <w:bottom w:w="45" w:type="dxa"/>
              <w:right w:w="80" w:type="dxa"/>
            </w:tcMar>
          </w:tcPr>
          <w:p w14:paraId="40931983"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664695BF"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3CEBB473" w14:textId="77777777" w:rsidR="00170137" w:rsidRDefault="001B5730">
            <w:pPr>
              <w:spacing w:before="40" w:after="40" w:line="252" w:lineRule="auto"/>
              <w:jc w:val="center"/>
            </w:pPr>
            <w:r>
              <w:rPr>
                <w:sz w:val="18"/>
              </w:rPr>
              <w:t>W</w:t>
            </w:r>
          </w:p>
        </w:tc>
        <w:tc>
          <w:tcPr>
            <w:tcW w:w="1152" w:type="dxa"/>
            <w:tcMar>
              <w:top w:w="45" w:type="dxa"/>
              <w:left w:w="80" w:type="dxa"/>
              <w:bottom w:w="45" w:type="dxa"/>
              <w:right w:w="80" w:type="dxa"/>
            </w:tcMar>
          </w:tcPr>
          <w:p w14:paraId="3976877B" w14:textId="77777777" w:rsidR="00170137" w:rsidRDefault="001B5730">
            <w:pPr>
              <w:spacing w:before="40" w:after="40" w:line="252" w:lineRule="auto"/>
              <w:jc w:val="center"/>
            </w:pPr>
            <w:r>
              <w:rPr>
                <w:sz w:val="18"/>
              </w:rPr>
              <w:t>59</w:t>
            </w:r>
          </w:p>
        </w:tc>
        <w:tc>
          <w:tcPr>
            <w:tcW w:w="1584" w:type="dxa"/>
            <w:tcMar>
              <w:top w:w="45" w:type="dxa"/>
              <w:left w:w="80" w:type="dxa"/>
              <w:bottom w:w="45" w:type="dxa"/>
              <w:right w:w="80" w:type="dxa"/>
            </w:tcMar>
          </w:tcPr>
          <w:p w14:paraId="13383C26" w14:textId="77777777" w:rsidR="00170137" w:rsidRDefault="001B5730">
            <w:pPr>
              <w:spacing w:before="40" w:after="40" w:line="252" w:lineRule="auto"/>
              <w:jc w:val="center"/>
            </w:pPr>
            <w:r>
              <w:rPr>
                <w:sz w:val="18"/>
              </w:rPr>
              <w:t>0.8</w:t>
            </w:r>
          </w:p>
        </w:tc>
      </w:tr>
      <w:tr w:rsidR="00170137" w14:paraId="65B4A4AF" w14:textId="77777777">
        <w:trPr>
          <w:jc w:val="center"/>
        </w:trPr>
        <w:tc>
          <w:tcPr>
            <w:tcW w:w="2592" w:type="dxa"/>
            <w:shd w:val="clear" w:color="auto" w:fill="F8FAFC"/>
            <w:tcMar>
              <w:top w:w="45" w:type="dxa"/>
              <w:left w:w="80" w:type="dxa"/>
              <w:bottom w:w="45" w:type="dxa"/>
              <w:right w:w="80" w:type="dxa"/>
            </w:tcMar>
          </w:tcPr>
          <w:p w14:paraId="0BE10134" w14:textId="77777777" w:rsidR="00170137" w:rsidRDefault="001B5730">
            <w:pPr>
              <w:spacing w:before="40" w:after="40" w:line="252" w:lineRule="auto"/>
              <w:jc w:val="left"/>
            </w:pPr>
            <w:r>
              <w:rPr>
                <w:sz w:val="18"/>
              </w:rPr>
              <w:t>Atleta 22</w:t>
            </w:r>
          </w:p>
        </w:tc>
        <w:tc>
          <w:tcPr>
            <w:tcW w:w="1296" w:type="dxa"/>
            <w:shd w:val="clear" w:color="auto" w:fill="F8FAFC"/>
            <w:tcMar>
              <w:top w:w="45" w:type="dxa"/>
              <w:left w:w="80" w:type="dxa"/>
              <w:bottom w:w="45" w:type="dxa"/>
              <w:right w:w="80" w:type="dxa"/>
            </w:tcMar>
          </w:tcPr>
          <w:p w14:paraId="51F7CE07"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2AA7CDD8"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02908F25" w14:textId="77777777" w:rsidR="00170137" w:rsidRDefault="001B5730">
            <w:pPr>
              <w:spacing w:before="40" w:after="40" w:line="252" w:lineRule="auto"/>
              <w:jc w:val="center"/>
            </w:pPr>
            <w:r>
              <w:rPr>
                <w:sz w:val="18"/>
              </w:rPr>
              <w:t>W</w:t>
            </w:r>
          </w:p>
        </w:tc>
        <w:tc>
          <w:tcPr>
            <w:tcW w:w="1152" w:type="dxa"/>
            <w:shd w:val="clear" w:color="auto" w:fill="F8FAFC"/>
            <w:tcMar>
              <w:top w:w="45" w:type="dxa"/>
              <w:left w:w="80" w:type="dxa"/>
              <w:bottom w:w="45" w:type="dxa"/>
              <w:right w:w="80" w:type="dxa"/>
            </w:tcMar>
          </w:tcPr>
          <w:p w14:paraId="7ED03057" w14:textId="77777777" w:rsidR="00170137" w:rsidRDefault="001B5730">
            <w:pPr>
              <w:spacing w:before="40" w:after="40" w:line="252" w:lineRule="auto"/>
              <w:jc w:val="center"/>
            </w:pPr>
            <w:r>
              <w:rPr>
                <w:sz w:val="18"/>
              </w:rPr>
              <w:t>49</w:t>
            </w:r>
          </w:p>
        </w:tc>
        <w:tc>
          <w:tcPr>
            <w:tcW w:w="1584" w:type="dxa"/>
            <w:shd w:val="clear" w:color="auto" w:fill="F8FAFC"/>
            <w:tcMar>
              <w:top w:w="45" w:type="dxa"/>
              <w:left w:w="80" w:type="dxa"/>
              <w:bottom w:w="45" w:type="dxa"/>
              <w:right w:w="80" w:type="dxa"/>
            </w:tcMar>
          </w:tcPr>
          <w:p w14:paraId="13DB78C4" w14:textId="77777777" w:rsidR="00170137" w:rsidRDefault="001B5730">
            <w:pPr>
              <w:spacing w:before="40" w:after="40" w:line="252" w:lineRule="auto"/>
              <w:jc w:val="center"/>
            </w:pPr>
            <w:r>
              <w:rPr>
                <w:sz w:val="18"/>
              </w:rPr>
              <w:t>0.3</w:t>
            </w:r>
          </w:p>
        </w:tc>
      </w:tr>
      <w:tr w:rsidR="00170137" w14:paraId="3287D5D5" w14:textId="77777777">
        <w:trPr>
          <w:jc w:val="center"/>
        </w:trPr>
        <w:tc>
          <w:tcPr>
            <w:tcW w:w="2592" w:type="dxa"/>
            <w:tcMar>
              <w:top w:w="45" w:type="dxa"/>
              <w:left w:w="80" w:type="dxa"/>
              <w:bottom w:w="45" w:type="dxa"/>
              <w:right w:w="80" w:type="dxa"/>
            </w:tcMar>
          </w:tcPr>
          <w:p w14:paraId="5E1EB13A" w14:textId="77777777" w:rsidR="00170137" w:rsidRDefault="001B5730">
            <w:pPr>
              <w:spacing w:before="40" w:after="40" w:line="252" w:lineRule="auto"/>
              <w:jc w:val="left"/>
            </w:pPr>
            <w:r>
              <w:rPr>
                <w:sz w:val="18"/>
              </w:rPr>
              <w:t>Atleta 23</w:t>
            </w:r>
          </w:p>
        </w:tc>
        <w:tc>
          <w:tcPr>
            <w:tcW w:w="1296" w:type="dxa"/>
            <w:tcMar>
              <w:top w:w="45" w:type="dxa"/>
              <w:left w:w="80" w:type="dxa"/>
              <w:bottom w:w="45" w:type="dxa"/>
              <w:right w:w="80" w:type="dxa"/>
            </w:tcMar>
          </w:tcPr>
          <w:p w14:paraId="5A81EE3D"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459D70C7"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43FC5B3C" w14:textId="77777777" w:rsidR="00170137" w:rsidRDefault="001B5730">
            <w:pPr>
              <w:spacing w:before="40" w:after="40" w:line="252" w:lineRule="auto"/>
              <w:jc w:val="center"/>
            </w:pPr>
            <w:r>
              <w:rPr>
                <w:sz w:val="18"/>
              </w:rPr>
              <w:t>W</w:t>
            </w:r>
          </w:p>
        </w:tc>
        <w:tc>
          <w:tcPr>
            <w:tcW w:w="1152" w:type="dxa"/>
            <w:tcMar>
              <w:top w:w="45" w:type="dxa"/>
              <w:left w:w="80" w:type="dxa"/>
              <w:bottom w:w="45" w:type="dxa"/>
              <w:right w:w="80" w:type="dxa"/>
            </w:tcMar>
          </w:tcPr>
          <w:p w14:paraId="4344D793" w14:textId="77777777" w:rsidR="00170137" w:rsidRDefault="001B5730">
            <w:pPr>
              <w:spacing w:before="40" w:after="40" w:line="252" w:lineRule="auto"/>
              <w:jc w:val="center"/>
            </w:pPr>
            <w:r>
              <w:rPr>
                <w:sz w:val="18"/>
              </w:rPr>
              <w:t>56</w:t>
            </w:r>
          </w:p>
        </w:tc>
        <w:tc>
          <w:tcPr>
            <w:tcW w:w="1584" w:type="dxa"/>
            <w:tcMar>
              <w:top w:w="45" w:type="dxa"/>
              <w:left w:w="80" w:type="dxa"/>
              <w:bottom w:w="45" w:type="dxa"/>
              <w:right w:w="80" w:type="dxa"/>
            </w:tcMar>
          </w:tcPr>
          <w:p w14:paraId="430F06E2" w14:textId="77777777" w:rsidR="00170137" w:rsidRDefault="001B5730" w:rsidP="00C86E0A">
            <w:pPr>
              <w:keepNext/>
              <w:spacing w:before="40" w:after="40" w:line="252" w:lineRule="auto"/>
              <w:jc w:val="center"/>
            </w:pPr>
            <w:r>
              <w:rPr>
                <w:sz w:val="18"/>
              </w:rPr>
              <w:t>0.6</w:t>
            </w:r>
          </w:p>
        </w:tc>
      </w:tr>
    </w:tbl>
    <w:p w14:paraId="13D8292F" w14:textId="29EB8454" w:rsidR="00C86E0A" w:rsidRPr="00C86E0A" w:rsidRDefault="00C86E0A" w:rsidP="00C86E0A">
      <w:pPr>
        <w:pStyle w:val="Legenda"/>
        <w:rPr>
          <w:i w:val="0"/>
          <w:iCs w:val="0"/>
          <w:color w:val="000000" w:themeColor="text1"/>
        </w:rPr>
      </w:pPr>
      <w:bookmarkStart w:id="42" w:name="_Toc242197004"/>
      <w:bookmarkStart w:id="43" w:name="_Toc242197197"/>
      <w:r w:rsidRPr="00C86E0A">
        <w:rPr>
          <w:i w:val="0"/>
          <w:iCs w:val="0"/>
          <w:color w:val="000000" w:themeColor="text1"/>
        </w:rPr>
        <w:t xml:space="preserve">Tabela </w:t>
      </w:r>
      <w:r w:rsidRPr="00C86E0A">
        <w:rPr>
          <w:i w:val="0"/>
          <w:iCs w:val="0"/>
          <w:color w:val="000000" w:themeColor="text1"/>
        </w:rPr>
        <w:fldChar w:fldCharType="begin"/>
      </w:r>
      <w:r w:rsidRPr="00C86E0A">
        <w:rPr>
          <w:i w:val="0"/>
          <w:iCs w:val="0"/>
          <w:color w:val="000000" w:themeColor="text1"/>
        </w:rPr>
        <w:instrText xml:space="preserve"> SEQ Tabela \* ARABIC </w:instrText>
      </w:r>
      <w:r w:rsidRPr="00C86E0A">
        <w:rPr>
          <w:i w:val="0"/>
          <w:iCs w:val="0"/>
          <w:color w:val="000000" w:themeColor="text1"/>
        </w:rPr>
        <w:fldChar w:fldCharType="separate"/>
      </w:r>
      <w:r w:rsidR="00727913">
        <w:rPr>
          <w:i w:val="0"/>
          <w:iCs w:val="0"/>
          <w:noProof/>
          <w:color w:val="000000" w:themeColor="text1"/>
        </w:rPr>
        <w:t>3</w:t>
      </w:r>
      <w:r w:rsidRPr="00C86E0A">
        <w:rPr>
          <w:i w:val="0"/>
          <w:iCs w:val="0"/>
          <w:color w:val="000000" w:themeColor="text1"/>
        </w:rPr>
        <w:fldChar w:fldCharType="end"/>
      </w:r>
      <w:r w:rsidRPr="00C86E0A">
        <w:rPr>
          <w:i w:val="0"/>
          <w:iCs w:val="0"/>
          <w:color w:val="000000" w:themeColor="text1"/>
        </w:rPr>
        <w:t xml:space="preserve"> Estrutura e Amostra do Quadro de Atletas Inscritos (exemplo_atletas.csv) Fonte: Elaborado pelo autor com base em dados de Ramalho (2024).</w:t>
      </w:r>
      <w:bookmarkEnd w:id="42"/>
      <w:bookmarkEnd w:id="43"/>
    </w:p>
    <w:p w14:paraId="0D564966" w14:textId="66B0B02C" w:rsidR="00672A2E" w:rsidRDefault="00672A2E">
      <w:pPr>
        <w:pStyle w:val="Legenda"/>
      </w:pPr>
    </w:p>
    <w:p w14:paraId="20231C08" w14:textId="2363841B" w:rsidR="00170137" w:rsidRDefault="00170137">
      <w:pPr>
        <w:spacing w:before="60" w:after="240" w:line="276" w:lineRule="auto"/>
        <w:jc w:val="center"/>
      </w:pPr>
    </w:p>
    <w:sectPr w:rsidR="00170137">
      <w:headerReference w:type="default" r:id="rId8"/>
      <w:pgSz w:w="11907" w:h="16840"/>
      <w:pgMar w:top="1701"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0C682" w14:textId="77777777" w:rsidR="00294473" w:rsidRDefault="00294473">
      <w:pPr>
        <w:spacing w:line="240" w:lineRule="auto"/>
      </w:pPr>
      <w:r>
        <w:separator/>
      </w:r>
    </w:p>
  </w:endnote>
  <w:endnote w:type="continuationSeparator" w:id="0">
    <w:p w14:paraId="037ADD42" w14:textId="77777777" w:rsidR="00294473" w:rsidRDefault="002944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CDA9EB9-A15B-4E50-B40C-52E5240DCEE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0161C521-678A-48EC-91D4-8B3A9438D998}"/>
  </w:font>
  <w:font w:name="Calibri">
    <w:panose1 w:val="020F0502020204030204"/>
    <w:charset w:val="00"/>
    <w:family w:val="swiss"/>
    <w:pitch w:val="variable"/>
    <w:sig w:usb0="E4002EFF" w:usb1="C200247B" w:usb2="00000009" w:usb3="00000000" w:csb0="000001FF" w:csb1="00000000"/>
    <w:embedRegular r:id="rId3" w:fontKey="{164BE29F-ACE7-436F-B387-4DE65F2E6A38}"/>
  </w:font>
  <w:font w:name="Cambria">
    <w:panose1 w:val="02040503050406030204"/>
    <w:charset w:val="00"/>
    <w:family w:val="roman"/>
    <w:pitch w:val="variable"/>
    <w:sig w:usb0="E00006FF" w:usb1="420024FF" w:usb2="02000000" w:usb3="00000000" w:csb0="0000019F" w:csb1="00000000"/>
    <w:embedRegular r:id="rId4" w:fontKey="{4ECF5E0C-63E6-4B8D-94DF-C7D8E83D18E3}"/>
  </w:font>
  <w:font w:name="Consolas">
    <w:panose1 w:val="020B0609020204030204"/>
    <w:charset w:val="00"/>
    <w:family w:val="modern"/>
    <w:pitch w:val="fixed"/>
    <w:sig w:usb0="E00006FF" w:usb1="0000FCFF" w:usb2="00000001" w:usb3="00000000" w:csb0="0000019F" w:csb1="00000000"/>
    <w:embedRegular r:id="rId5" w:fontKey="{92A338D4-826A-4AE3-B359-D1C7A20B78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534A7" w14:textId="77777777" w:rsidR="00294473" w:rsidRDefault="00294473">
      <w:pPr>
        <w:spacing w:line="240" w:lineRule="auto"/>
      </w:pPr>
      <w:r>
        <w:separator/>
      </w:r>
    </w:p>
  </w:footnote>
  <w:footnote w:type="continuationSeparator" w:id="0">
    <w:p w14:paraId="747C5122" w14:textId="77777777" w:rsidR="00294473" w:rsidRDefault="002944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43D63" w14:textId="77777777" w:rsidR="00170137" w:rsidRDefault="00170137">
    <w:pPr>
      <w:pBdr>
        <w:top w:val="nil"/>
        <w:left w:val="nil"/>
        <w:bottom w:val="nil"/>
        <w:right w:val="nil"/>
        <w:between w:val="nil"/>
      </w:pBdr>
      <w:tabs>
        <w:tab w:val="center" w:pos="4419"/>
        <w:tab w:val="right" w:pos="8838"/>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636CD"/>
    <w:multiLevelType w:val="multilevel"/>
    <w:tmpl w:val="42FC2C0A"/>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004"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 w15:restartNumberingAfterBreak="0">
    <w:nsid w:val="7F193CC0"/>
    <w:multiLevelType w:val="multilevel"/>
    <w:tmpl w:val="AAE0D4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137"/>
    <w:rsid w:val="00170137"/>
    <w:rsid w:val="001B5730"/>
    <w:rsid w:val="00294473"/>
    <w:rsid w:val="00633CFD"/>
    <w:rsid w:val="00672A2E"/>
    <w:rsid w:val="00727913"/>
    <w:rsid w:val="00B6392A"/>
    <w:rsid w:val="00C86090"/>
    <w:rsid w:val="00C86E0A"/>
    <w:rsid w:val="00F32F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98A4A"/>
  <w15:docId w15:val="{1EDA3376-0DA4-4EF0-90C1-4B8D7506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040" w:after="720"/>
      <w:ind w:left="432" w:hanging="432"/>
      <w:jc w:val="left"/>
      <w:outlineLvl w:val="0"/>
    </w:pPr>
    <w:rPr>
      <w:b/>
      <w:bCs/>
      <w:smallCaps/>
      <w:sz w:val="32"/>
      <w:szCs w:val="32"/>
    </w:rPr>
  </w:style>
  <w:style w:type="paragraph" w:styleId="Ttulo2">
    <w:name w:val="heading 2"/>
    <w:basedOn w:val="Normal"/>
    <w:next w:val="Normal"/>
    <w:uiPriority w:val="9"/>
    <w:unhideWhenUsed/>
    <w:qFormat/>
    <w:pPr>
      <w:keepNext/>
      <w:spacing w:before="720" w:after="720" w:line="480" w:lineRule="auto"/>
      <w:ind w:left="576" w:hanging="576"/>
      <w:outlineLvl w:val="1"/>
    </w:pPr>
    <w:rPr>
      <w:b/>
      <w:bCs/>
      <w:smallCaps/>
    </w:rPr>
  </w:style>
  <w:style w:type="paragraph" w:styleId="Ttulo3">
    <w:name w:val="heading 3"/>
    <w:basedOn w:val="Normal"/>
    <w:next w:val="Normal"/>
    <w:uiPriority w:val="9"/>
    <w:unhideWhenUsed/>
    <w:qFormat/>
    <w:pPr>
      <w:keepNext/>
      <w:spacing w:before="720" w:after="720" w:line="480" w:lineRule="auto"/>
      <w:ind w:left="1004" w:hanging="720"/>
      <w:outlineLvl w:val="2"/>
    </w:pPr>
  </w:style>
  <w:style w:type="paragraph" w:styleId="Ttulo4">
    <w:name w:val="heading 4"/>
    <w:basedOn w:val="Normal"/>
    <w:next w:val="Normal"/>
    <w:uiPriority w:val="9"/>
    <w:semiHidden/>
    <w:unhideWhenUsed/>
    <w:qFormat/>
    <w:pPr>
      <w:keepNext/>
      <w:spacing w:before="720" w:after="720" w:line="480" w:lineRule="auto"/>
      <w:ind w:left="864" w:hanging="864"/>
      <w:outlineLvl w:val="3"/>
    </w:pPr>
  </w:style>
  <w:style w:type="paragraph" w:styleId="Ttulo5">
    <w:name w:val="heading 5"/>
    <w:basedOn w:val="Normal"/>
    <w:next w:val="Normal"/>
    <w:uiPriority w:val="9"/>
    <w:semiHidden/>
    <w:unhideWhenUsed/>
    <w:qFormat/>
    <w:pPr>
      <w:spacing w:before="720" w:after="720" w:line="480" w:lineRule="auto"/>
      <w:ind w:left="1008" w:hanging="1008"/>
      <w:outlineLvl w:val="4"/>
    </w:pPr>
    <w:rPr>
      <w:b/>
      <w:bCs/>
      <w:i/>
      <w:iCs/>
    </w:rPr>
  </w:style>
  <w:style w:type="paragraph" w:styleId="Ttulo6">
    <w:name w:val="heading 6"/>
    <w:basedOn w:val="Normal"/>
    <w:next w:val="Normal"/>
    <w:uiPriority w:val="9"/>
    <w:semiHidden/>
    <w:unhideWhenUsed/>
    <w:qFormat/>
    <w:pPr>
      <w:spacing w:before="720" w:after="720"/>
      <w:ind w:left="1152" w:hanging="1152"/>
      <w:outlineLvl w:val="5"/>
    </w:pPr>
    <w:rPr>
      <w:b/>
      <w:bCs/>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styleId="CabealhodoSumrio">
    <w:name w:val="TOC Heading"/>
    <w:basedOn w:val="Ttulo1"/>
    <w:next w:val="Normal"/>
    <w:uiPriority w:val="39"/>
    <w:unhideWhenUsed/>
    <w:qFormat/>
    <w:rsid w:val="00672A2E"/>
    <w:pPr>
      <w:keepLines/>
      <w:spacing w:before="240" w:after="0" w:line="259" w:lineRule="auto"/>
      <w:ind w:left="0" w:firstLine="0"/>
      <w:outlineLvl w:val="9"/>
    </w:pPr>
    <w:rPr>
      <w:rFonts w:asciiTheme="majorHAnsi" w:eastAsiaTheme="majorEastAsia" w:hAnsiTheme="majorHAnsi" w:cstheme="majorBidi"/>
      <w:b w:val="0"/>
      <w:bCs w:val="0"/>
      <w:smallCaps w:val="0"/>
      <w:color w:val="365F91" w:themeColor="accent1" w:themeShade="BF"/>
    </w:rPr>
  </w:style>
  <w:style w:type="paragraph" w:styleId="Sumrio1">
    <w:name w:val="toc 1"/>
    <w:basedOn w:val="Normal"/>
    <w:next w:val="Normal"/>
    <w:autoRedefine/>
    <w:uiPriority w:val="39"/>
    <w:unhideWhenUsed/>
    <w:rsid w:val="00672A2E"/>
    <w:pPr>
      <w:spacing w:after="100"/>
    </w:pPr>
  </w:style>
  <w:style w:type="paragraph" w:styleId="Sumrio2">
    <w:name w:val="toc 2"/>
    <w:basedOn w:val="Normal"/>
    <w:next w:val="Normal"/>
    <w:autoRedefine/>
    <w:uiPriority w:val="39"/>
    <w:unhideWhenUsed/>
    <w:rsid w:val="00672A2E"/>
    <w:pPr>
      <w:spacing w:after="100"/>
      <w:ind w:left="240"/>
    </w:pPr>
  </w:style>
  <w:style w:type="paragraph" w:styleId="Sumrio3">
    <w:name w:val="toc 3"/>
    <w:basedOn w:val="Normal"/>
    <w:next w:val="Normal"/>
    <w:autoRedefine/>
    <w:uiPriority w:val="39"/>
    <w:unhideWhenUsed/>
    <w:rsid w:val="00672A2E"/>
    <w:pPr>
      <w:spacing w:after="100"/>
      <w:ind w:left="480"/>
    </w:pPr>
  </w:style>
  <w:style w:type="character" w:styleId="Hyperlink">
    <w:name w:val="Hyperlink"/>
    <w:basedOn w:val="Fontepargpadro"/>
    <w:uiPriority w:val="99"/>
    <w:unhideWhenUsed/>
    <w:rsid w:val="00672A2E"/>
    <w:rPr>
      <w:color w:val="0000FF" w:themeColor="hyperlink"/>
      <w:u w:val="single"/>
    </w:rPr>
  </w:style>
  <w:style w:type="paragraph" w:styleId="Legenda">
    <w:name w:val="caption"/>
    <w:basedOn w:val="Normal"/>
    <w:next w:val="Normal"/>
    <w:uiPriority w:val="35"/>
    <w:unhideWhenUsed/>
    <w:qFormat/>
    <w:rsid w:val="00672A2E"/>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C86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F4C47-7FB6-45E1-8770-4988C67F8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35</Pages>
  <Words>8016</Words>
  <Characters>43290</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Hilton Santos</cp:lastModifiedBy>
  <cp:revision>5</cp:revision>
  <dcterms:created xsi:type="dcterms:W3CDTF">2026-10-06T18:52:00Z</dcterms:created>
  <dcterms:modified xsi:type="dcterms:W3CDTF">2026-10-06T21:36:00Z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id="61XgLl9D"/&gt;&lt;style id="http://www.zotero.org/styles/associacao-brasileira-de-normas-tecnicas" hasBibliography="1" bibliographyStyleHasBeenSet="1"/&gt;&lt;prefs&gt;&lt;pref name="fieldType" value="Field"/&gt;&lt;/pre</vt:lpwstr>
  </property>
  <property fmtid="{D5CDD505-2E9C-101B-9397-08002B2CF9AE}" pid="3" name="ZOTERO_PREF_2">
    <vt:lpwstr>fs&gt;&lt;/data&gt;</vt:lpwstr>
  </property>
  <property fmtid="{D5CDD505-2E9C-101B-9397-08002B2CF9AE}" pid="4" name="GrammarlyDocumentId">
    <vt:lpwstr>4db42037-1f20-40bb-89e5-cca2f56d49b0</vt:lpwstr>
  </property>
</Properties>
</file>